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A7499" w14:textId="77777777" w:rsidR="00216C4C" w:rsidRPr="00020ED7" w:rsidRDefault="00DB33EF" w:rsidP="009F4765">
      <w:pPr>
        <w:pStyle w:val="Heading1"/>
      </w:pPr>
      <w:r w:rsidRPr="00020ED7">
        <w:t>Purpose</w:t>
      </w:r>
    </w:p>
    <w:p w14:paraId="14B7EFAB" w14:textId="77777777" w:rsidR="00EE7401" w:rsidRPr="00EE7401" w:rsidRDefault="00EE7401" w:rsidP="00EE7401">
      <w:pPr>
        <w:jc w:val="both"/>
        <w:rPr>
          <w:sz w:val="20"/>
        </w:rPr>
      </w:pPr>
      <w:r w:rsidRPr="00EE7401">
        <w:rPr>
          <w:sz w:val="20"/>
        </w:rPr>
        <w:t xml:space="preserve">The purpose of this policy is to establish a standardized methodology for measuring and reporting On Time </w:t>
      </w:r>
      <w:proofErr w:type="gramStart"/>
      <w:r w:rsidRPr="00EE7401">
        <w:rPr>
          <w:sz w:val="20"/>
        </w:rPr>
        <w:t>In</w:t>
      </w:r>
      <w:proofErr w:type="gramEnd"/>
      <w:r w:rsidRPr="00EE7401">
        <w:rPr>
          <w:sz w:val="20"/>
        </w:rPr>
        <w:t xml:space="preserve"> Full (OTIF) performance across the organization. The revised OTIF metric provides a consistent, accurate, and transparent view of customer delivery performance by defining the eligible order population, common data sources, calculation rules, reporting requirements, and accountability standards. </w:t>
      </w:r>
    </w:p>
    <w:p w14:paraId="75353250" w14:textId="77777777" w:rsidR="00EE7401" w:rsidRDefault="00EE7401" w:rsidP="00EE7401">
      <w:pPr>
        <w:jc w:val="both"/>
        <w:rPr>
          <w:sz w:val="20"/>
        </w:rPr>
      </w:pPr>
      <w:r w:rsidRPr="00EE7401">
        <w:rPr>
          <w:sz w:val="20"/>
        </w:rPr>
        <w:t xml:space="preserve">OTIF is the official company indicator for evaluating order fulfillment execution. It supports continuous improvement, customer service performance management, and data-driven decision-making across Supply Chain, Operations, Customer Service, and Commercial functions. </w:t>
      </w:r>
    </w:p>
    <w:p w14:paraId="4F878028" w14:textId="77777777" w:rsidR="00825798" w:rsidRPr="007F127A" w:rsidRDefault="00825798" w:rsidP="007D0AD0">
      <w:pPr>
        <w:jc w:val="both"/>
        <w:rPr>
          <w:sz w:val="20"/>
        </w:rPr>
      </w:pPr>
    </w:p>
    <w:p w14:paraId="58C64A11" w14:textId="7BB72E0A" w:rsidR="00DB33EF" w:rsidRPr="00020ED7" w:rsidRDefault="00A234FF" w:rsidP="009F4765">
      <w:pPr>
        <w:pStyle w:val="Heading1"/>
      </w:pPr>
      <w:r w:rsidRPr="00020ED7">
        <w:t>Scope</w:t>
      </w:r>
    </w:p>
    <w:p w14:paraId="67BF3876" w14:textId="4577C750" w:rsidR="004E2564" w:rsidRDefault="007E738F" w:rsidP="00FD76E3">
      <w:pPr>
        <w:ind w:left="0" w:firstLine="0"/>
        <w:rPr>
          <w:rFonts w:eastAsiaTheme="minorHAnsi"/>
          <w:sz w:val="20"/>
          <w:szCs w:val="20"/>
        </w:rPr>
        <w:pPrChange w:id="1001" w:author="Zack Bishop" w:date="2026-07-07T09:30:00Z">
          <w:pPr>
            <w:pStyle w:val="Heading2"/>
            <w:ind w:left="0" w:firstLine="0"/>
            <w:rPr>
              <w:rFonts w:eastAsiaTheme="minorHAnsi"/>
              <w:sz w:val="20"/>
              <w:szCs w:val="20"/>
            </w:rPr>
          </w:pPr>
        </w:pPrChange>
      </w:pPr>
      <w:r>
        <w:rPr>
          <w:rFonts w:eastAsiaTheme="minorHAnsi"/>
          <w:sz w:val="20"/>
          <w:szCs w:val="20"/>
        </w:rPr>
        <w:t xml:space="preserve">This policy applies to Companies </w:t>
      </w:r>
      <w:del w:id="1002" w:author="Zack Bishop" w:date="2026-07-07T09:30:00Z">
        <w:r>
          <w:rPr>
            <w:rFonts w:eastAsiaTheme="minorHAnsi"/>
            <w:sz w:val="20"/>
            <w:szCs w:val="20"/>
          </w:rPr>
          <w:delText xml:space="preserve">0010,</w:delText>
        </w:r>
      </w:del>
      <w:ins w:id="1003" w:author="Zack Bishop" w:date="2026-07-07T09:30:00Z">
        <w:commentRangeStart w:id="0"/>
        <w:r>
          <w:rPr>
            <w:rFonts w:eastAsiaTheme="minorHAnsi"/>
            <w:sz w:val="20"/>
            <w:szCs w:val="20"/>
          </w:rPr>
          <w:t xml:space="preserve">00010,</w:t>
        </w:r>
      </w:ins>
      <w:r>
        <w:rPr>
          <w:rFonts w:eastAsiaTheme="minorHAnsi"/>
          <w:sz w:val="20"/>
          <w:szCs w:val="20"/>
        </w:rPr>
        <w:t xml:space="preserve"> </w:t>
      </w:r>
      <w:del w:id="1004" w:author="Zack Bishop" w:date="2026-07-07T09:30:00Z">
        <w:r>
          <w:rPr>
            <w:rFonts w:eastAsiaTheme="minorHAnsi"/>
            <w:sz w:val="20"/>
            <w:szCs w:val="20"/>
          </w:rPr>
          <w:delText xml:space="preserve">0020,</w:delText>
        </w:r>
      </w:del>
      <w:ins w:id="1005" w:author="Zack Bishop" w:date="2026-07-07T09:30:00Z">
        <w:r>
          <w:rPr>
            <w:rFonts w:eastAsiaTheme="minorHAnsi"/>
            <w:sz w:val="20"/>
            <w:szCs w:val="20"/>
          </w:rPr>
          <w:t xml:space="preserve">00020,</w:t>
        </w:r>
      </w:ins>
      <w:r>
        <w:rPr>
          <w:rFonts w:eastAsiaTheme="minorHAnsi"/>
          <w:sz w:val="20"/>
          <w:szCs w:val="20"/>
        </w:rPr>
        <w:t xml:space="preserve"> </w:t>
      </w:r>
      <w:del w:id="1006" w:author="Zack Bishop" w:date="2026-07-07T09:30:00Z">
        <w:r>
          <w:rPr>
            <w:rFonts w:eastAsiaTheme="minorHAnsi"/>
            <w:sz w:val="20"/>
            <w:szCs w:val="20"/>
          </w:rPr>
          <w:delText xml:space="preserve">0030,</w:delText>
        </w:r>
      </w:del>
      <w:ins w:id="1007" w:author="Zack Bishop" w:date="2026-07-07T09:30:00Z">
        <w:r>
          <w:rPr>
            <w:rFonts w:eastAsiaTheme="minorHAnsi"/>
            <w:sz w:val="20"/>
            <w:szCs w:val="20"/>
          </w:rPr>
          <w:t xml:space="preserve">00030,</w:t>
        </w:r>
      </w:ins>
      <w:r>
        <w:rPr>
          <w:rFonts w:eastAsiaTheme="minorHAnsi"/>
          <w:sz w:val="20"/>
          <w:szCs w:val="20"/>
        </w:rPr>
        <w:t xml:space="preserve"> </w:t>
      </w:r>
      <w:del w:id="1008" w:author="Zack Bishop" w:date="2026-07-07T09:30:00Z">
        <w:r>
          <w:rPr>
            <w:rFonts w:eastAsiaTheme="minorHAnsi"/>
            <w:sz w:val="20"/>
            <w:szCs w:val="20"/>
          </w:rPr>
          <w:delText xml:space="preserve">0034,</w:delText>
        </w:r>
      </w:del>
      <w:ins w:id="1009" w:author="Zack Bishop" w:date="2026-07-07T09:30:00Z">
        <w:r>
          <w:rPr>
            <w:rFonts w:eastAsiaTheme="minorHAnsi"/>
            <w:sz w:val="20"/>
            <w:szCs w:val="20"/>
          </w:rPr>
          <w:t xml:space="preserve">00034,</w:t>
        </w:r>
      </w:ins>
      <w:r>
        <w:rPr>
          <w:rFonts w:eastAsiaTheme="minorHAnsi"/>
          <w:sz w:val="20"/>
          <w:szCs w:val="20"/>
        </w:rPr>
        <w:t xml:space="preserve"> and </w:t>
      </w:r>
      <w:del w:id="1010" w:author="Zack Bishop" w:date="2026-07-07T09:30:00Z">
        <w:r>
          <w:rPr>
            <w:rFonts w:eastAsiaTheme="minorHAnsi"/>
            <w:sz w:val="20"/>
            <w:szCs w:val="20"/>
          </w:rPr>
          <w:delText xml:space="preserve">0035</w:delText>
        </w:r>
      </w:del>
      <w:ins w:id="1011" w:author="Zack Bishop" w:date="2026-07-07T09:30:00Z">
        <w:r>
          <w:rPr>
            <w:rFonts w:eastAsiaTheme="minorHAnsi"/>
            <w:sz w:val="20"/>
            <w:szCs w:val="20"/>
          </w:rPr>
          <w:t xml:space="preserve">00035</w:t>
        </w:r>
        <w:commentRangeEnd w:id="0"/>
        <w:r>
          <w:rPr>
            <w:rStyle w:val="CommentReference"/>
          </w:rPr>
          <w:commentReference w:id="0"/>
        </w:r>
      </w:ins>
      <w:r>
        <w:rPr>
          <w:rFonts w:eastAsiaTheme="minorHAnsi"/>
          <w:sz w:val="20"/>
          <w:szCs w:val="20"/>
        </w:rPr>
        <w:t xml:space="preserve"> and covers both external sales orders and intercompany orders included in the OTIF measurement process.</w:t>
      </w:r>
    </w:p>
    <w:tbl>
      <w:tblPr>
        <w:tblStyle w:val="TableGrid"/>
        <w:tblW w:w="0" w:type="auto"/>
        <w:tblLook w:val="04A0" w:firstRow="1" w:lastRow="0" w:firstColumn="1" w:lastColumn="0" w:noHBand="0" w:noVBand="1"/>
      </w:tblPr>
      <w:tblGrid>
        <w:gridCol w:w="3132"/>
        <w:gridCol w:w="3132"/>
        <w:gridCol w:w="3132"/>
      </w:tblGrid>
      <w:tr w:rsidR="006E326A" w14:paraId="40F5D7EE" w14:textId="77777777" w:rsidTr="00743EEF">
        <w:tc>
          <w:tcPr>
            <w:tcW w:w="3132" w:type="dxa"/>
            <w:vAlign w:val="center"/>
          </w:tcPr>
          <w:p w14:paraId="6FB1D5DF" w14:textId="059BDE31" w:rsidR="006E326A" w:rsidRPr="006E326A" w:rsidRDefault="006E326A" w:rsidP="006E326A">
            <w:pPr>
              <w:pStyle w:val="Heading2"/>
              <w:ind w:left="0" w:firstLine="0"/>
              <w:rPr>
                <w:rFonts w:eastAsiaTheme="minorHAnsi"/>
                <w:sz w:val="20"/>
                <w:szCs w:val="20"/>
              </w:rPr>
            </w:pPr>
            <w:r w:rsidRPr="006E326A">
              <w:rPr>
                <w:rStyle w:val="normaltextrun"/>
                <w:rFonts w:ascii="Aptos" w:hAnsi="Aptos" w:cs="Segoe UI"/>
                <w:b/>
                <w:bCs/>
                <w:sz w:val="18"/>
                <w:szCs w:val="18"/>
                <w:lang w:val="en-US"/>
              </w:rPr>
              <w:t>Population</w:t>
            </w:r>
            <w:r w:rsidRPr="006E326A">
              <w:rPr>
                <w:rStyle w:val="eop"/>
                <w:rFonts w:ascii="Aptos" w:hAnsi="Aptos" w:cs="Segoe UI"/>
                <w:sz w:val="18"/>
                <w:szCs w:val="18"/>
              </w:rPr>
              <w:t> </w:t>
            </w:r>
          </w:p>
        </w:tc>
        <w:tc>
          <w:tcPr>
            <w:tcW w:w="3132" w:type="dxa"/>
            <w:vAlign w:val="center"/>
          </w:tcPr>
          <w:p w14:paraId="1466D103" w14:textId="47A7BCD1" w:rsidR="006E326A" w:rsidRPr="006E326A" w:rsidRDefault="006E326A" w:rsidP="006E326A">
            <w:pPr>
              <w:pStyle w:val="Heading2"/>
              <w:ind w:left="0" w:firstLine="0"/>
              <w:rPr>
                <w:rFonts w:eastAsiaTheme="minorHAnsi"/>
                <w:sz w:val="20"/>
                <w:szCs w:val="20"/>
              </w:rPr>
            </w:pPr>
            <w:r w:rsidRPr="006E326A">
              <w:rPr>
                <w:rStyle w:val="normaltextrun"/>
                <w:rFonts w:ascii="Aptos" w:hAnsi="Aptos" w:cs="Segoe UI"/>
                <w:b/>
                <w:bCs/>
                <w:sz w:val="18"/>
                <w:szCs w:val="18"/>
                <w:lang w:val="en-US"/>
              </w:rPr>
              <w:t>Order Types</w:t>
            </w:r>
            <w:r w:rsidRPr="006E326A">
              <w:rPr>
                <w:rStyle w:val="eop"/>
                <w:rFonts w:ascii="Aptos" w:hAnsi="Aptos" w:cs="Segoe UI"/>
                <w:sz w:val="18"/>
                <w:szCs w:val="18"/>
              </w:rPr>
              <w:t> </w:t>
            </w:r>
          </w:p>
        </w:tc>
        <w:tc>
          <w:tcPr>
            <w:tcW w:w="3132" w:type="dxa"/>
            <w:vAlign w:val="center"/>
          </w:tcPr>
          <w:p w14:paraId="476D2373" w14:textId="09036E8D" w:rsidR="006E326A" w:rsidRPr="006E326A" w:rsidRDefault="006E326A" w:rsidP="006E326A">
            <w:pPr>
              <w:pStyle w:val="Heading2"/>
              <w:ind w:left="0" w:firstLine="0"/>
              <w:rPr>
                <w:rFonts w:eastAsiaTheme="minorHAnsi"/>
                <w:sz w:val="20"/>
                <w:szCs w:val="20"/>
              </w:rPr>
            </w:pPr>
            <w:r w:rsidRPr="006E326A">
              <w:rPr>
                <w:rStyle w:val="normaltextrun"/>
                <w:rFonts w:ascii="Aptos" w:hAnsi="Aptos" w:cs="Segoe UI"/>
                <w:b/>
                <w:bCs/>
                <w:sz w:val="18"/>
                <w:szCs w:val="18"/>
                <w:lang w:val="en-US"/>
              </w:rPr>
              <w:t>Description</w:t>
            </w:r>
            <w:r w:rsidRPr="006E326A">
              <w:rPr>
                <w:rStyle w:val="eop"/>
                <w:rFonts w:ascii="Aptos" w:hAnsi="Aptos" w:cs="Segoe UI"/>
                <w:sz w:val="18"/>
                <w:szCs w:val="18"/>
              </w:rPr>
              <w:t> </w:t>
            </w:r>
          </w:p>
        </w:tc>
      </w:tr>
      <w:tr w:rsidR="006E326A" w14:paraId="29F2F669" w14:textId="77777777" w:rsidTr="00743EEF">
        <w:tc>
          <w:tcPr>
            <w:tcW w:w="3132" w:type="dxa"/>
            <w:vAlign w:val="center"/>
          </w:tcPr>
          <w:p w14:paraId="3269A78B" w14:textId="63B4DBC8" w:rsidR="006E326A" w:rsidRDefault="006E326A" w:rsidP="006E326A">
            <w:pPr>
              <w:pStyle w:val="Heading2"/>
              <w:ind w:left="0" w:firstLine="0"/>
              <w:rPr>
                <w:rFonts w:eastAsiaTheme="minorHAnsi"/>
                <w:sz w:val="20"/>
                <w:szCs w:val="20"/>
              </w:rPr>
            </w:pPr>
            <w:r>
              <w:rPr>
                <w:rStyle w:val="normaltextrun"/>
                <w:rFonts w:ascii="Aptos" w:hAnsi="Aptos" w:cs="Segoe UI"/>
                <w:b/>
                <w:bCs/>
                <w:sz w:val="18"/>
                <w:szCs w:val="18"/>
                <w:lang w:val="en-US"/>
              </w:rPr>
              <w:t>External sales</w:t>
            </w:r>
            <w:r>
              <w:rPr>
                <w:rStyle w:val="eop"/>
                <w:rFonts w:ascii="Aptos" w:hAnsi="Aptos" w:cs="Segoe UI"/>
                <w:sz w:val="18"/>
                <w:szCs w:val="18"/>
              </w:rPr>
              <w:t> </w:t>
            </w:r>
          </w:p>
        </w:tc>
        <w:tc>
          <w:tcPr>
            <w:tcW w:w="3132" w:type="dxa"/>
            <w:vAlign w:val="center"/>
          </w:tcPr>
          <w:p w14:paraId="1A4D506C" w14:textId="2C606937" w:rsidR="006E326A" w:rsidRDefault="006E326A" w:rsidP="006E326A">
            <w:pPr>
              <w:pStyle w:val="Heading2"/>
              <w:ind w:left="0" w:firstLine="0"/>
              <w:rPr>
                <w:rFonts w:eastAsiaTheme="minorHAnsi"/>
                <w:sz w:val="20"/>
                <w:szCs w:val="20"/>
              </w:rPr>
            </w:pPr>
            <w:r>
              <w:rPr>
                <w:rStyle w:val="normaltextrun"/>
                <w:rFonts w:ascii="Aptos" w:hAnsi="Aptos" w:cs="Segoe UI"/>
                <w:sz w:val="18"/>
                <w:szCs w:val="18"/>
                <w:lang w:val="en-US"/>
              </w:rPr>
              <w:t>S4, SZ, SA</w:t>
            </w:r>
            <w:r>
              <w:rPr>
                <w:rStyle w:val="eop"/>
                <w:rFonts w:ascii="Aptos" w:hAnsi="Aptos" w:cs="Segoe UI"/>
                <w:sz w:val="18"/>
                <w:szCs w:val="18"/>
              </w:rPr>
              <w:t> </w:t>
            </w:r>
          </w:p>
        </w:tc>
        <w:tc>
          <w:tcPr>
            <w:tcW w:w="3132" w:type="dxa"/>
            <w:vAlign w:val="center"/>
          </w:tcPr>
          <w:p w14:paraId="2312F94E" w14:textId="09B1297E" w:rsidR="006E326A" w:rsidRPr="006E326A" w:rsidRDefault="006E326A" w:rsidP="006E326A">
            <w:pPr>
              <w:pStyle w:val="Heading2"/>
              <w:ind w:left="0" w:firstLine="0"/>
              <w:rPr>
                <w:rFonts w:eastAsiaTheme="minorHAnsi"/>
                <w:sz w:val="20"/>
                <w:szCs w:val="20"/>
                <w:lang w:val="en-US"/>
              </w:rPr>
            </w:pPr>
            <w:r>
              <w:rPr>
                <w:rStyle w:val="normaltextrun"/>
                <w:rFonts w:ascii="Aptos" w:hAnsi="Aptos" w:cs="Segoe UI"/>
                <w:sz w:val="18"/>
                <w:szCs w:val="18"/>
                <w:lang w:val="en-US"/>
              </w:rPr>
              <w:t>Customer sales orders, EDI external sales orders, and sample orders.</w:t>
            </w:r>
            <w:r w:rsidRPr="006E326A">
              <w:rPr>
                <w:rStyle w:val="eop"/>
                <w:rFonts w:ascii="Aptos" w:hAnsi="Aptos" w:cs="Segoe UI"/>
                <w:sz w:val="18"/>
                <w:szCs w:val="18"/>
                <w:lang w:val="en-US"/>
              </w:rPr>
              <w:t> </w:t>
            </w:r>
          </w:p>
        </w:tc>
      </w:tr>
      <w:tr w:rsidR="006E326A" w14:paraId="50FF4F43" w14:textId="77777777" w:rsidTr="00743EEF">
        <w:tc>
          <w:tcPr>
            <w:tcW w:w="3132" w:type="dxa"/>
            <w:vAlign w:val="center"/>
          </w:tcPr>
          <w:p w14:paraId="68E3E226" w14:textId="6C917753" w:rsidR="006E326A" w:rsidRDefault="006E326A" w:rsidP="006E326A">
            <w:pPr>
              <w:pStyle w:val="Heading2"/>
              <w:ind w:left="0" w:firstLine="0"/>
              <w:rPr>
                <w:rFonts w:eastAsiaTheme="minorHAnsi"/>
                <w:sz w:val="20"/>
                <w:szCs w:val="20"/>
              </w:rPr>
            </w:pPr>
            <w:r>
              <w:rPr>
                <w:rStyle w:val="normaltextrun"/>
                <w:rFonts w:ascii="Aptos" w:hAnsi="Aptos" w:cs="Segoe UI"/>
                <w:b/>
                <w:bCs/>
                <w:sz w:val="18"/>
                <w:szCs w:val="18"/>
                <w:lang w:val="en-US"/>
              </w:rPr>
              <w:t>Intercompany</w:t>
            </w:r>
            <w:r>
              <w:rPr>
                <w:rStyle w:val="eop"/>
                <w:rFonts w:ascii="Aptos" w:hAnsi="Aptos" w:cs="Segoe UI"/>
                <w:sz w:val="18"/>
                <w:szCs w:val="18"/>
              </w:rPr>
              <w:t> </w:t>
            </w:r>
          </w:p>
        </w:tc>
        <w:tc>
          <w:tcPr>
            <w:tcW w:w="3132" w:type="dxa"/>
            <w:vAlign w:val="center"/>
          </w:tcPr>
          <w:p w14:paraId="0967BB00" w14:textId="239B9FF8" w:rsidR="006E326A" w:rsidRDefault="006E326A" w:rsidP="006E326A">
            <w:pPr>
              <w:pStyle w:val="Heading2"/>
              <w:ind w:left="0" w:firstLine="0"/>
              <w:rPr>
                <w:rFonts w:eastAsiaTheme="minorHAnsi"/>
                <w:sz w:val="20"/>
                <w:szCs w:val="20"/>
              </w:rPr>
            </w:pPr>
            <w:r>
              <w:rPr>
                <w:rStyle w:val="normaltextrun"/>
                <w:rFonts w:ascii="Aptos" w:hAnsi="Aptos" w:cs="Segoe UI"/>
                <w:sz w:val="18"/>
                <w:szCs w:val="18"/>
                <w:lang w:val="en-US"/>
              </w:rPr>
              <w:t>S5, SL</w:t>
            </w:r>
            <w:r>
              <w:rPr>
                <w:rStyle w:val="eop"/>
                <w:rFonts w:ascii="Aptos" w:hAnsi="Aptos" w:cs="Segoe UI"/>
                <w:sz w:val="18"/>
                <w:szCs w:val="18"/>
              </w:rPr>
              <w:t> </w:t>
            </w:r>
          </w:p>
        </w:tc>
        <w:tc>
          <w:tcPr>
            <w:tcW w:w="3132" w:type="dxa"/>
            <w:vAlign w:val="center"/>
          </w:tcPr>
          <w:p w14:paraId="6B7DB7C1" w14:textId="2454A777" w:rsidR="006E326A" w:rsidRPr="006E326A" w:rsidRDefault="006E326A" w:rsidP="006E326A">
            <w:pPr>
              <w:pStyle w:val="Heading2"/>
              <w:ind w:left="0" w:firstLine="0"/>
              <w:rPr>
                <w:rFonts w:eastAsiaTheme="minorHAnsi"/>
                <w:sz w:val="20"/>
                <w:szCs w:val="20"/>
                <w:lang w:val="en-US"/>
              </w:rPr>
            </w:pPr>
            <w:r>
              <w:rPr>
                <w:rStyle w:val="normaltextrun"/>
                <w:rFonts w:ascii="Aptos" w:hAnsi="Aptos" w:cs="Segoe UI"/>
                <w:sz w:val="18"/>
                <w:szCs w:val="18"/>
                <w:lang w:val="en-US"/>
              </w:rPr>
              <w:t>Intercompany sales orders, including MAP-to-India SL orders.</w:t>
            </w:r>
            <w:r w:rsidRPr="006E326A">
              <w:rPr>
                <w:rStyle w:val="eop"/>
                <w:rFonts w:ascii="Aptos" w:hAnsi="Aptos" w:cs="Segoe UI"/>
                <w:sz w:val="18"/>
                <w:szCs w:val="18"/>
                <w:lang w:val="en-US"/>
              </w:rPr>
              <w:t> </w:t>
            </w:r>
          </w:p>
        </w:tc>
      </w:tr>
    </w:tbl>
    <w:p w14:paraId="12C1C5AF" w14:textId="77777777" w:rsidR="007E738F" w:rsidRDefault="007E738F" w:rsidP="00FD76E3">
      <w:pPr>
        <w:pStyle w:val="Heading2"/>
        <w:ind w:left="0" w:firstLine="0"/>
        <w:rPr>
          <w:del w:id="1015" w:author="Zack Bishop" w:date="2026-07-07T09:30:00Z"/>
          <w:rFonts w:eastAsiaTheme="minorHAnsi"/>
          <w:sz w:val="20"/>
          <w:szCs w:val="20"/>
        </w:rPr>
      </w:pPr>
    </w:p>
    <w:p w14:paraId="373D6DD1" w14:textId="769AA9EE" w:rsidR="00825798" w:rsidRDefault="00FD76E3" w:rsidP="00FD76E3">
      <w:pPr>
        <w:ind w:left="0" w:firstLine="0"/>
        <w:rPr>
          <w:rFonts w:eastAsiaTheme="minorHAnsi"/>
          <w:sz w:val="20"/>
          <w:szCs w:val="20"/>
        </w:rPr>
        <w:pPrChange w:id="1012" w:author="Zack Bishop" w:date="2026-07-07T09:30:00Z">
          <w:pPr>
            <w:pStyle w:val="Heading2"/>
            <w:ind w:left="0" w:firstLine="0"/>
            <w:rPr>
              <w:rFonts w:eastAsiaTheme="minorHAnsi"/>
              <w:sz w:val="20"/>
              <w:szCs w:val="20"/>
            </w:rPr>
          </w:pPr>
        </w:pPrChange>
      </w:pPr>
      <w:r>
        <w:rPr>
          <w:rFonts w:eastAsiaTheme="minorHAnsi"/>
          <w:sz w:val="20"/>
          <w:szCs w:val="20"/>
        </w:rPr>
        <w:t xml:space="preserve">The policy establishes the standard methodology for calculating, reporting, and governing OTIF performance across all applicable entities and order types within the </w:t>
      </w:r>
      <w:del w:id="1013" w:author="Zack Bishop" w:date="2026-07-07T09:30:00Z">
        <w:r>
          <w:rPr>
            <w:rFonts w:eastAsiaTheme="minorHAnsi"/>
            <w:sz w:val="20"/>
            <w:szCs w:val="20"/>
          </w:rPr>
          <w:delText xml:space="preserve">organization</w:delText>
        </w:r>
      </w:del>
      <w:ins w:id="1014" w:author="Zack Bishop" w:date="2026-07-07T09:30:00Z">
        <w:r>
          <w:rPr>
            <w:rFonts w:eastAsiaTheme="minorHAnsi"/>
            <w:sz w:val="20"/>
            <w:szCs w:val="20"/>
          </w:rPr>
          <w:t xml:space="preserve">organization.</w:t>
        </w:r>
      </w:ins>
    </w:p>
    <w:p w14:paraId="6BC92030" w14:textId="77777777" w:rsidR="00FD76E3" w:rsidRPr="00020ED7" w:rsidRDefault="00FD76E3" w:rsidP="00FD76E3">
      <w:pPr>
        <w:pStyle w:val="Heading2"/>
        <w:ind w:left="0" w:firstLine="0"/>
        <w:rPr>
          <w:del w:id="1016" w:author="Zack Bishop" w:date="2026-07-07T09:30:00Z"/>
        </w:rPr>
      </w:pPr>
    </w:p>
    <w:p w14:paraId="2FAE9C88" w14:textId="7DC2B831" w:rsidR="00744845" w:rsidRPr="00020ED7" w:rsidRDefault="00184F28" w:rsidP="009F4765">
      <w:pPr>
        <w:pStyle w:val="Heading1"/>
      </w:pPr>
      <w:r>
        <w:t>Summary of Policy</w:t>
      </w:r>
    </w:p>
    <w:p w14:paraId="527809B9" w14:textId="77777777" w:rsidR="0099636C" w:rsidRDefault="0099636C">
      <w:pPr>
        <w:spacing w:after="0"/>
      </w:pPr>
    </w:p>
    <w:p w14:paraId="71A5F369" w14:textId="30EE9A3B" w:rsidR="00192456" w:rsidRDefault="00414E4B" w:rsidP="00192456">
      <w:pPr>
        <w:spacing w:after="0"/>
      </w:pPr>
      <w:r w:rsidRPr="00414E4B">
        <w:t>This policy defines the standard methodology for calculating and reporting the Company's OTIF performance. OTIF is measured at order-line level and evaluates whether customer orders are shipped in full and on time against the committed delivery date.</w:t>
      </w:r>
    </w:p>
    <w:p w14:paraId="7676E5C5" w14:textId="77777777" w:rsidR="00387835" w:rsidRDefault="00387835" w:rsidP="00192456">
      <w:pPr>
        <w:spacing w:after="0"/>
      </w:pPr>
    </w:p>
    <w:p w14:paraId="686A06C6" w14:textId="77777777" w:rsidR="00387835" w:rsidRPr="00387835" w:rsidRDefault="00387835" w:rsidP="00387835">
      <w:pPr>
        <w:spacing w:after="0"/>
        <w:rPr>
          <w:b/>
          <w:bCs/>
          <w:lang w:val="fr-LU"/>
        </w:rPr>
      </w:pPr>
      <w:r w:rsidRPr="00387835">
        <w:rPr>
          <w:b/>
          <w:bCs/>
        </w:rPr>
        <w:t>The policy defines:</w:t>
      </w:r>
      <w:r w:rsidRPr="00387835">
        <w:rPr>
          <w:b/>
          <w:bCs/>
          <w:lang w:val="fr-LU"/>
        </w:rPr>
        <w:t> </w:t>
      </w:r>
    </w:p>
    <w:p w14:paraId="4692C201" w14:textId="77777777" w:rsidR="00387835" w:rsidRPr="00387835" w:rsidRDefault="00387835" w:rsidP="00387835">
      <w:pPr>
        <w:numPr>
          <w:ilvl w:val="0"/>
          <w:numId w:val="54"/>
        </w:numPr>
        <w:spacing w:after="0"/>
      </w:pPr>
      <w:r w:rsidRPr="00387835">
        <w:t>The population of orders included in the OTIF calculation. </w:t>
      </w:r>
    </w:p>
    <w:p w14:paraId="072985AC" w14:textId="77777777" w:rsidR="00387835" w:rsidRPr="00387835" w:rsidRDefault="00387835" w:rsidP="00387835">
      <w:pPr>
        <w:numPr>
          <w:ilvl w:val="0"/>
          <w:numId w:val="55"/>
        </w:numPr>
        <w:spacing w:after="0"/>
      </w:pPr>
      <w:r w:rsidRPr="00387835">
        <w:t>The criteria used to determine On Time and In Full performance. </w:t>
      </w:r>
    </w:p>
    <w:p w14:paraId="5EF9BAC6" w14:textId="77777777" w:rsidR="00387835" w:rsidRPr="00387835" w:rsidRDefault="00387835" w:rsidP="00387835">
      <w:pPr>
        <w:numPr>
          <w:ilvl w:val="0"/>
          <w:numId w:val="56"/>
        </w:numPr>
        <w:spacing w:after="0"/>
      </w:pPr>
      <w:r w:rsidRPr="00387835">
        <w:t>The rules governing OTIF code assignment, correction, and maintenance. </w:t>
      </w:r>
    </w:p>
    <w:p w14:paraId="2D7F2CFA" w14:textId="77777777" w:rsidR="00387835" w:rsidRPr="00387835" w:rsidRDefault="00387835" w:rsidP="00387835">
      <w:pPr>
        <w:numPr>
          <w:ilvl w:val="0"/>
          <w:numId w:val="57"/>
        </w:numPr>
        <w:spacing w:after="0"/>
      </w:pPr>
      <w:r w:rsidRPr="00387835">
        <w:t>The data sources used for official OTIF reporting. </w:t>
      </w:r>
    </w:p>
    <w:p w14:paraId="02ED2DA5" w14:textId="77777777" w:rsidR="00387835" w:rsidRPr="00387835" w:rsidRDefault="00387835" w:rsidP="00387835">
      <w:pPr>
        <w:numPr>
          <w:ilvl w:val="0"/>
          <w:numId w:val="58"/>
        </w:numPr>
        <w:spacing w:after="0"/>
      </w:pPr>
      <w:r w:rsidRPr="00387835">
        <w:t>The reporting views available to assess performance by order, line, reason, department, and days moved. </w:t>
      </w:r>
    </w:p>
    <w:p w14:paraId="5FFCB69B" w14:textId="77777777" w:rsidR="00387835" w:rsidRPr="00387835" w:rsidRDefault="00387835" w:rsidP="00387835">
      <w:pPr>
        <w:numPr>
          <w:ilvl w:val="0"/>
          <w:numId w:val="59"/>
        </w:numPr>
        <w:spacing w:after="0"/>
      </w:pPr>
      <w:r w:rsidRPr="00387835">
        <w:t>The roles and responsibilities for maintaining OTIF data integrity and performance reporting. </w:t>
      </w:r>
    </w:p>
    <w:p w14:paraId="3DF9CCDA" w14:textId="77777777" w:rsidR="00387835" w:rsidRDefault="00387835" w:rsidP="00387835">
      <w:pPr>
        <w:spacing w:after="0"/>
      </w:pPr>
    </w:p>
    <w:p w14:paraId="7CF643D4" w14:textId="0D70DDCD" w:rsidR="00387835" w:rsidRPr="00387835" w:rsidRDefault="00387835" w:rsidP="00387835">
      <w:pPr>
        <w:spacing w:after="0"/>
      </w:pPr>
      <w:r w:rsidRPr="00387835">
        <w:t>The OTIF metric described in this policy is the Company's official measure of customer delivery performance. Any exception to the methodology, order population, or reporting logic must be approved by Supply Chain leadership. </w:t>
      </w:r>
    </w:p>
    <w:p w14:paraId="4E10F38C" w14:textId="6C2123C9" w:rsidR="004A2D22" w:rsidRPr="00020ED7" w:rsidRDefault="00910CE9" w:rsidP="004A2D22">
      <w:pPr>
        <w:pStyle w:val="Heading1"/>
      </w:pPr>
      <w:r>
        <w:t>Sales Order population</w:t>
      </w:r>
    </w:p>
    <w:p w14:paraId="659A1266" w14:textId="77777777" w:rsidR="008B6458" w:rsidRDefault="008B6458" w:rsidP="00951B91">
      <w:pPr>
        <w:tabs>
          <w:tab w:val="left" w:pos="702"/>
        </w:tabs>
      </w:pPr>
    </w:p>
    <w:p w14:paraId="5C714285" w14:textId="77777777" w:rsidR="00763FC2" w:rsidRDefault="00763FC2" w:rsidP="00763FC2">
      <w:pPr>
        <w:tabs>
          <w:tab w:val="left" w:pos="702"/>
        </w:tabs>
      </w:pPr>
      <w:r w:rsidRPr="00763FC2">
        <w:lastRenderedPageBreak/>
        <w:t>The OTIF order population is based on EDW data and uses shipped sales detail records as the measurement base. </w:t>
      </w:r>
    </w:p>
    <w:p w14:paraId="41BAFBD3" w14:textId="77777777" w:rsidR="00763FC2" w:rsidRDefault="00763FC2" w:rsidP="00763FC2">
      <w:pPr>
        <w:tabs>
          <w:tab w:val="left" w:pos="702"/>
        </w:tabs>
      </w:pPr>
    </w:p>
    <w:tbl>
      <w:tblPr>
        <w:tblStyle w:val="TableGrid"/>
        <w:tblW w:w="9493" w:type="dxa"/>
        <w:tblLook w:val="04A0" w:firstRow="1" w:lastRow="0" w:firstColumn="1" w:lastColumn="0" w:noHBand="0" w:noVBand="1"/>
      </w:tblPr>
      <w:tblGrid>
        <w:gridCol w:w="2349"/>
        <w:gridCol w:w="2349"/>
        <w:gridCol w:w="4795"/>
      </w:tblGrid>
      <w:tr w:rsidR="000A1DD6" w:rsidRPr="000A1DD6" w14:paraId="05F9D7C4" w14:textId="77777777" w:rsidTr="007D7B84">
        <w:tc>
          <w:tcPr>
            <w:tcW w:w="2349" w:type="dxa"/>
            <w:vAlign w:val="center"/>
          </w:tcPr>
          <w:p w14:paraId="6BD3D163" w14:textId="56D7FC7D" w:rsidR="000A1DD6" w:rsidRPr="000A1DD6" w:rsidRDefault="000A1DD6" w:rsidP="000A1DD6">
            <w:pPr>
              <w:tabs>
                <w:tab w:val="left" w:pos="702"/>
              </w:tabs>
            </w:pPr>
            <w:r w:rsidRPr="000A1DD6">
              <w:rPr>
                <w:rStyle w:val="normaltextrun"/>
                <w:rFonts w:ascii="Aptos" w:hAnsi="Aptos" w:cs="Segoe UI"/>
                <w:b/>
                <w:bCs/>
                <w:sz w:val="18"/>
                <w:szCs w:val="18"/>
                <w:lang w:val="en-US"/>
              </w:rPr>
              <w:t>Selection rule</w:t>
            </w:r>
            <w:r w:rsidRPr="000A1DD6">
              <w:rPr>
                <w:rStyle w:val="eop"/>
                <w:rFonts w:ascii="Aptos" w:hAnsi="Aptos" w:cs="Segoe UI"/>
                <w:sz w:val="18"/>
                <w:szCs w:val="18"/>
              </w:rPr>
              <w:t> </w:t>
            </w:r>
          </w:p>
        </w:tc>
        <w:tc>
          <w:tcPr>
            <w:tcW w:w="2349" w:type="dxa"/>
            <w:vAlign w:val="center"/>
          </w:tcPr>
          <w:p w14:paraId="3814A38C" w14:textId="5C56E892" w:rsidR="000A1DD6" w:rsidRPr="000A1DD6" w:rsidRDefault="000A1DD6" w:rsidP="000A1DD6">
            <w:pPr>
              <w:tabs>
                <w:tab w:val="left" w:pos="702"/>
              </w:tabs>
            </w:pPr>
            <w:r w:rsidRPr="000A1DD6">
              <w:rPr>
                <w:rStyle w:val="normaltextrun"/>
                <w:rFonts w:ascii="Aptos" w:hAnsi="Aptos" w:cs="Segoe UI"/>
                <w:b/>
                <w:bCs/>
                <w:sz w:val="18"/>
                <w:szCs w:val="18"/>
                <w:lang w:val="en-US"/>
              </w:rPr>
              <w:t>Requirement</w:t>
            </w:r>
            <w:r w:rsidRPr="000A1DD6">
              <w:rPr>
                <w:rStyle w:val="eop"/>
                <w:rFonts w:ascii="Aptos" w:hAnsi="Aptos" w:cs="Segoe UI"/>
                <w:sz w:val="18"/>
                <w:szCs w:val="18"/>
              </w:rPr>
              <w:t> </w:t>
            </w:r>
          </w:p>
        </w:tc>
        <w:tc>
          <w:tcPr>
            <w:tcW w:w="4795" w:type="dxa"/>
            <w:vAlign w:val="center"/>
          </w:tcPr>
          <w:p w14:paraId="0AD310F2" w14:textId="0D252174" w:rsidR="000A1DD6" w:rsidRPr="000A1DD6" w:rsidRDefault="000A1DD6" w:rsidP="000A1DD6">
            <w:pPr>
              <w:tabs>
                <w:tab w:val="left" w:pos="702"/>
              </w:tabs>
            </w:pPr>
            <w:r w:rsidRPr="000A1DD6">
              <w:rPr>
                <w:rStyle w:val="normaltextrun"/>
                <w:rFonts w:ascii="Aptos" w:hAnsi="Aptos" w:cs="Segoe UI"/>
                <w:b/>
                <w:bCs/>
                <w:sz w:val="18"/>
                <w:szCs w:val="18"/>
                <w:lang w:val="en-US"/>
              </w:rPr>
              <w:t>Purpose</w:t>
            </w:r>
            <w:r w:rsidRPr="000A1DD6">
              <w:rPr>
                <w:rStyle w:val="eop"/>
                <w:rFonts w:ascii="Aptos" w:hAnsi="Aptos" w:cs="Segoe UI"/>
                <w:sz w:val="18"/>
                <w:szCs w:val="18"/>
              </w:rPr>
              <w:t> </w:t>
            </w:r>
          </w:p>
        </w:tc>
      </w:tr>
      <w:tr w:rsidR="007D7B84" w:rsidRPr="000A1DD6" w14:paraId="68A5A8B4" w14:textId="77777777" w:rsidTr="007D7B84">
        <w:tc>
          <w:tcPr>
            <w:tcW w:w="2349" w:type="dxa"/>
            <w:vAlign w:val="center"/>
          </w:tcPr>
          <w:p w14:paraId="5CD73C4A" w14:textId="71C8FE49" w:rsidR="007D7B84" w:rsidRPr="000A1DD6" w:rsidRDefault="007D7B84" w:rsidP="007D7B84">
            <w:pPr>
              <w:tabs>
                <w:tab w:val="left" w:pos="702"/>
              </w:tabs>
            </w:pPr>
            <w:r>
              <w:rPr>
                <w:rStyle w:val="normaltextrun"/>
                <w:rFonts w:ascii="Aptos" w:hAnsi="Aptos" w:cs="Segoe UI"/>
                <w:b/>
                <w:bCs/>
                <w:sz w:val="17"/>
                <w:szCs w:val="17"/>
                <w:lang w:val="en-US"/>
              </w:rPr>
              <w:t>GL Date</w:t>
            </w:r>
            <w:r>
              <w:rPr>
                <w:rStyle w:val="eop"/>
                <w:rFonts w:ascii="Aptos" w:hAnsi="Aptos" w:cs="Segoe UI"/>
                <w:sz w:val="17"/>
                <w:szCs w:val="17"/>
              </w:rPr>
              <w:t> </w:t>
            </w:r>
          </w:p>
        </w:tc>
        <w:tc>
          <w:tcPr>
            <w:tcW w:w="2349" w:type="dxa"/>
            <w:vAlign w:val="center"/>
          </w:tcPr>
          <w:p w14:paraId="4830C4AA" w14:textId="46D02AA9" w:rsidR="007D7B84" w:rsidRPr="000A1DD6" w:rsidRDefault="007D7B84" w:rsidP="007D7B84">
            <w:pPr>
              <w:tabs>
                <w:tab w:val="left" w:pos="702"/>
              </w:tabs>
            </w:pPr>
            <w:del w:id="1017" w:author="Zack Bishop" w:date="2026-07-07T09:30:00Z">
              <w:r>
                <w:rPr>
                  <w:rStyle w:val="normaltextrun"/>
                  <w:rFonts w:ascii="Aptos" w:hAnsi="Aptos" w:cs="Segoe UI"/>
                  <w:sz w:val="17"/>
                  <w:szCs w:val="17"/>
                  <w:lang w:val="en-US"/>
                </w:rPr>
                <w:delText xml:space="preserve">Greater</w:delText>
              </w:r>
            </w:del>
            <w:ins w:id="1018" w:author="Zack Bishop" w:date="2026-07-07T09:30:00Z">
              <w:commentRangeStart w:id="1"/>
              <w:r>
                <w:rPr>
                  <w:rStyle w:val="normaltextrun"/>
                  <w:rFonts w:ascii="Aptos" w:hAnsi="Aptos" w:cs="Segoe UI"/>
                  <w:sz w:val="17"/>
                  <w:szCs w:val="17"/>
                  <w:lang w:val="en-US"/>
                </w:rPr>
                <w:t xml:space="preserve">On</w:t>
              </w:r>
            </w:ins>
            <w:r>
              <w:rPr>
                <w:rStyle w:val="normaltextrun"/>
                <w:rFonts w:ascii="Aptos" w:hAnsi="Aptos" w:cs="Segoe UI"/>
                <w:sz w:val="17"/>
                <w:szCs w:val="17"/>
                <w:lang w:val="en-US"/>
              </w:rPr>
              <w:t xml:space="preserve"> </w:t>
            </w:r>
            <w:del w:id="1019" w:author="Zack Bishop" w:date="2026-07-07T09:30:00Z">
              <w:r>
                <w:rPr>
                  <w:rStyle w:val="normaltextrun"/>
                  <w:rFonts w:ascii="Aptos" w:hAnsi="Aptos" w:cs="Segoe UI"/>
                  <w:sz w:val="17"/>
                  <w:szCs w:val="17"/>
                  <w:lang w:val="en-US"/>
                </w:rPr>
                <w:delText xml:space="preserve">than</w:delText>
              </w:r>
            </w:del>
            <w:ins w:id="1020" w:author="Zack Bishop" w:date="2026-07-07T09:30:00Z">
              <w:r>
                <w:rPr>
                  <w:rStyle w:val="normaltextrun"/>
                  <w:rFonts w:ascii="Aptos" w:hAnsi="Aptos" w:cs="Segoe UI"/>
                  <w:sz w:val="17"/>
                  <w:szCs w:val="17"/>
                  <w:lang w:val="en-US"/>
                </w:rPr>
                <w:t xml:space="preserve">or after</w:t>
              </w:r>
            </w:ins>
            <w:r>
              <w:rPr>
                <w:rStyle w:val="normaltextrun"/>
                <w:rFonts w:ascii="Aptos" w:hAnsi="Aptos" w:cs="Segoe UI"/>
                <w:sz w:val="17"/>
                <w:szCs w:val="17"/>
                <w:lang w:val="en-US"/>
              </w:rPr>
              <w:t xml:space="preserve"> January 1, 2024 </w:t>
            </w:r>
            <w:ins w:id="1021" w:author="Zack Bishop" w:date="2026-07-07T09:30:00Z">
              <w:r>
                <w:rPr>
                  <w:rStyle w:val="normaltextrun"/>
                  <w:rFonts w:ascii="Aptos" w:hAnsi="Aptos" w:cs="Segoe UI"/>
                  <w:sz w:val="17"/>
                  <w:szCs w:val="17"/>
                  <w:lang w:val="en-US"/>
                </w:rPr>
                <w:t xml:space="preserve">(GL Date &gt;= 2024-01-01)</w:t>
              </w:r>
              <w:commentRangeEnd w:id="1"/>
              <w:r>
                <w:rPr>
                  <w:rStyle w:val="CommentReference"/>
                </w:rPr>
                <w:commentReference w:id="1"/>
              </w:r>
            </w:ins>
          </w:p>
        </w:tc>
        <w:tc>
          <w:tcPr>
            <w:tcW w:w="4795" w:type="dxa"/>
            <w:vAlign w:val="center"/>
          </w:tcPr>
          <w:p w14:paraId="11F5892C" w14:textId="3B015DDA" w:rsidR="007D7B84" w:rsidRPr="007D7B84" w:rsidRDefault="007D7B84" w:rsidP="007D7B84">
            <w:pPr>
              <w:tabs>
                <w:tab w:val="left" w:pos="702"/>
              </w:tabs>
              <w:rPr>
                <w:lang w:val="en-US"/>
              </w:rPr>
            </w:pPr>
            <w:r>
              <w:rPr>
                <w:rStyle w:val="normaltextrun"/>
                <w:rFonts w:ascii="Aptos" w:hAnsi="Aptos" w:cs="Segoe UI"/>
                <w:sz w:val="17"/>
                <w:szCs w:val="17"/>
                <w:lang w:val="en-US"/>
              </w:rPr>
              <w:t>Establish the starting population for the revamped metric.</w:t>
            </w:r>
            <w:r w:rsidRPr="007D7B84">
              <w:rPr>
                <w:rStyle w:val="eop"/>
                <w:rFonts w:ascii="Aptos" w:hAnsi="Aptos" w:cs="Segoe UI"/>
                <w:sz w:val="17"/>
                <w:szCs w:val="17"/>
                <w:lang w:val="en-US"/>
              </w:rPr>
              <w:t> </w:t>
            </w:r>
          </w:p>
        </w:tc>
      </w:tr>
      <w:tr w:rsidR="007D7B84" w:rsidRPr="000A1DD6" w14:paraId="0DB5B358" w14:textId="77777777" w:rsidTr="007D7B84">
        <w:tc>
          <w:tcPr>
            <w:tcW w:w="2349" w:type="dxa"/>
            <w:vAlign w:val="center"/>
          </w:tcPr>
          <w:p w14:paraId="3645FDD9" w14:textId="3E7A4079" w:rsidR="007D7B84" w:rsidRPr="000A1DD6" w:rsidRDefault="007D7B84" w:rsidP="007D7B84">
            <w:pPr>
              <w:tabs>
                <w:tab w:val="left" w:pos="702"/>
              </w:tabs>
            </w:pPr>
            <w:r>
              <w:rPr>
                <w:rStyle w:val="normaltextrun"/>
                <w:rFonts w:ascii="Aptos" w:hAnsi="Aptos" w:cs="Segoe UI"/>
                <w:b/>
                <w:bCs/>
                <w:sz w:val="17"/>
                <w:szCs w:val="17"/>
                <w:lang w:val="en-US"/>
              </w:rPr>
              <w:t>Record Type</w:t>
            </w:r>
            <w:r>
              <w:rPr>
                <w:rStyle w:val="eop"/>
                <w:rFonts w:ascii="Aptos" w:hAnsi="Aptos" w:cs="Segoe UI"/>
                <w:sz w:val="17"/>
                <w:szCs w:val="17"/>
              </w:rPr>
              <w:t> </w:t>
            </w:r>
          </w:p>
        </w:tc>
        <w:tc>
          <w:tcPr>
            <w:tcW w:w="2349" w:type="dxa"/>
            <w:vAlign w:val="center"/>
          </w:tcPr>
          <w:p w14:paraId="36283C5C" w14:textId="73083859" w:rsidR="007D7B84" w:rsidRPr="007D7B84" w:rsidRDefault="007D7B84" w:rsidP="007D7B84">
            <w:pPr>
              <w:tabs>
                <w:tab w:val="left" w:pos="702"/>
              </w:tabs>
              <w:rPr>
                <w:lang w:val="en-US"/>
              </w:rPr>
            </w:pPr>
            <w:r>
              <w:rPr>
                <w:rStyle w:val="normaltextrun"/>
                <w:rFonts w:ascii="Aptos" w:hAnsi="Aptos" w:cs="Segoe UI"/>
                <w:sz w:val="17"/>
                <w:szCs w:val="17"/>
                <w:lang w:val="en-US"/>
              </w:rPr>
              <w:t xml:space="preserve">Not equal to GL Detail </w:t>
            </w:r>
            <w:ins w:id="1022" w:author="Zack Bishop" w:date="2026-07-07T09:30:00Z">
              <w:commentRangeStart w:id="2"/>
              <w:r>
                <w:rPr>
                  <w:rStyle w:val="normaltextrun"/>
                  <w:rFonts w:ascii="Aptos" w:hAnsi="Aptos" w:cs="Segoe UI"/>
                  <w:sz w:val="17"/>
                  <w:szCs w:val="17"/>
                  <w:lang w:val="en-US"/>
                </w:rPr>
                <w:t xml:space="preserve">(blank Record Type retained)</w:t>
              </w:r>
              <w:commentRangeEnd w:id="2"/>
              <w:r>
                <w:rPr>
                  <w:rStyle w:val="CommentReference"/>
                </w:rPr>
                <w:commentReference w:id="2"/>
              </w:r>
            </w:ins>
          </w:p>
        </w:tc>
        <w:tc>
          <w:tcPr>
            <w:tcW w:w="4795" w:type="dxa"/>
            <w:vAlign w:val="center"/>
          </w:tcPr>
          <w:p w14:paraId="40A056AF" w14:textId="1D6698BC" w:rsidR="007D7B84" w:rsidRPr="007D7B84" w:rsidRDefault="007D7B84" w:rsidP="007D7B84">
            <w:pPr>
              <w:tabs>
                <w:tab w:val="left" w:pos="702"/>
              </w:tabs>
              <w:rPr>
                <w:lang w:val="en-US"/>
              </w:rPr>
            </w:pPr>
            <w:r>
              <w:rPr>
                <w:rStyle w:val="normaltextrun"/>
                <w:rFonts w:ascii="Aptos" w:hAnsi="Aptos" w:cs="Segoe UI"/>
                <w:sz w:val="17"/>
                <w:szCs w:val="17"/>
                <w:lang w:val="en-US"/>
              </w:rPr>
              <w:t xml:space="preserve">Include sales detail records </w:t>
            </w:r>
            <w:del w:id="1023" w:author="Zack Bishop" w:date="2026-07-07T09:30:00Z">
              <w:r>
                <w:rPr>
                  <w:rStyle w:val="normaltextrun"/>
                  <w:rFonts w:ascii="Aptos" w:hAnsi="Aptos" w:cs="Segoe UI"/>
                  <w:sz w:val="17"/>
                  <w:szCs w:val="17"/>
                  <w:lang w:val="en-US"/>
                </w:rPr>
                <w:delText xml:space="preserve">only.</w:delText>
              </w:r>
            </w:del>
            <w:ins w:id="1024" w:author="Zack Bishop" w:date="2026-07-07T09:30:00Z">
              <w:r>
                <w:rPr>
                  <w:rStyle w:val="normaltextrun"/>
                  <w:rFonts w:ascii="Aptos" w:hAnsi="Aptos" w:cs="Segoe UI"/>
                  <w:sz w:val="17"/>
                  <w:szCs w:val="17"/>
                  <w:lang w:val="en-US"/>
                </w:rPr>
                <w:t xml:space="preserve">only;</w:t>
              </w:r>
            </w:ins>
            <w:r>
              <w:rPr>
                <w:rStyle w:val="normaltextrun"/>
                <w:rFonts w:ascii="Aptos" w:hAnsi="Aptos" w:cs="Segoe UI"/>
                <w:sz w:val="17"/>
                <w:szCs w:val="17"/>
                <w:lang w:val="en-US"/>
              </w:rPr>
              <w:t xml:space="preserve"> </w:t>
            </w:r>
            <w:ins w:id="1025" w:author="Zack Bishop" w:date="2026-07-07T09:30:00Z">
              <w:r>
                <w:rPr>
                  <w:rStyle w:val="normaltextrun"/>
                  <w:rFonts w:ascii="Aptos" w:hAnsi="Aptos" w:cs="Segoe UI"/>
                  <w:sz w:val="17"/>
                  <w:szCs w:val="17"/>
                  <w:lang w:val="en-US"/>
                </w:rPr>
                <w:t xml:space="preserve">drops GL-only summary rows.</w:t>
              </w:r>
            </w:ins>
          </w:p>
        </w:tc>
      </w:tr>
      <w:tr w:rsidR="007D7B84" w:rsidRPr="000A1DD6" w14:paraId="59D96C1F" w14:textId="77777777" w:rsidTr="007D7B84">
        <w:tc>
          <w:tcPr>
            <w:tcW w:w="2349" w:type="dxa"/>
            <w:vAlign w:val="center"/>
          </w:tcPr>
          <w:p w14:paraId="0EADFD68" w14:textId="03FE1514" w:rsidR="007D7B84" w:rsidRPr="000A1DD6" w:rsidRDefault="007D7B84" w:rsidP="007D7B84">
            <w:pPr>
              <w:tabs>
                <w:tab w:val="left" w:pos="702"/>
              </w:tabs>
            </w:pPr>
            <w:r>
              <w:rPr>
                <w:rStyle w:val="normaltextrun"/>
                <w:rFonts w:ascii="Aptos" w:hAnsi="Aptos" w:cs="Segoe UI"/>
                <w:b/>
                <w:bCs/>
                <w:sz w:val="17"/>
                <w:szCs w:val="17"/>
                <w:lang w:val="en-US"/>
              </w:rPr>
              <w:t>Line Type</w:t>
            </w:r>
            <w:r>
              <w:rPr>
                <w:rStyle w:val="eop"/>
                <w:rFonts w:ascii="Aptos" w:hAnsi="Aptos" w:cs="Segoe UI"/>
                <w:sz w:val="17"/>
                <w:szCs w:val="17"/>
              </w:rPr>
              <w:t> </w:t>
            </w:r>
          </w:p>
        </w:tc>
        <w:tc>
          <w:tcPr>
            <w:tcW w:w="2349" w:type="dxa"/>
            <w:vAlign w:val="center"/>
          </w:tcPr>
          <w:p w14:paraId="43DF285E" w14:textId="457B5D42" w:rsidR="007D7B84" w:rsidRPr="000A1DD6" w:rsidRDefault="007D7B84" w:rsidP="007D7B84">
            <w:pPr>
              <w:tabs>
                <w:tab w:val="left" w:pos="702"/>
              </w:tabs>
            </w:pPr>
            <w:r>
              <w:rPr>
                <w:rStyle w:val="normaltextrun"/>
                <w:rFonts w:ascii="Aptos" w:hAnsi="Aptos" w:cs="Segoe UI"/>
                <w:sz w:val="17"/>
                <w:szCs w:val="17"/>
                <w:lang w:val="en-US"/>
              </w:rPr>
              <w:t>S</w:t>
            </w:r>
            <w:r>
              <w:rPr>
                <w:rStyle w:val="eop"/>
                <w:rFonts w:ascii="Aptos" w:hAnsi="Aptos" w:cs="Segoe UI"/>
                <w:sz w:val="17"/>
                <w:szCs w:val="17"/>
              </w:rPr>
              <w:t> </w:t>
            </w:r>
          </w:p>
        </w:tc>
        <w:tc>
          <w:tcPr>
            <w:tcW w:w="4795" w:type="dxa"/>
            <w:vAlign w:val="center"/>
          </w:tcPr>
          <w:p w14:paraId="631C70B8" w14:textId="28B58146" w:rsidR="007D7B84" w:rsidRPr="000A1DD6" w:rsidRDefault="007D7B84" w:rsidP="007D7B84">
            <w:pPr>
              <w:tabs>
                <w:tab w:val="left" w:pos="702"/>
              </w:tabs>
            </w:pPr>
            <w:r>
              <w:rPr>
                <w:rStyle w:val="normaltextrun"/>
                <w:rFonts w:ascii="Aptos" w:hAnsi="Aptos" w:cs="Segoe UI"/>
                <w:sz w:val="17"/>
                <w:szCs w:val="17"/>
                <w:lang w:val="en-US"/>
              </w:rPr>
              <w:t>Include sales lines only.</w:t>
            </w:r>
            <w:r>
              <w:rPr>
                <w:rStyle w:val="eop"/>
                <w:rFonts w:ascii="Aptos" w:hAnsi="Aptos" w:cs="Segoe UI"/>
                <w:sz w:val="17"/>
                <w:szCs w:val="17"/>
              </w:rPr>
              <w:t> </w:t>
            </w:r>
          </w:p>
        </w:tc>
      </w:tr>
      <w:tr w:rsidR="007D7B84" w:rsidRPr="000A1DD6" w14:paraId="56DC929E" w14:textId="77777777" w:rsidTr="00C732CF">
        <w:tc>
          <w:tcPr>
            <w:tcW w:w="2349" w:type="dxa"/>
            <w:vAlign w:val="center"/>
          </w:tcPr>
          <w:p w14:paraId="0515D7E1" w14:textId="5EFCD6E6" w:rsidR="007D7B84" w:rsidRPr="000A1DD6" w:rsidRDefault="007D7B84" w:rsidP="007D7B84">
            <w:pPr>
              <w:tabs>
                <w:tab w:val="left" w:pos="702"/>
              </w:tabs>
            </w:pPr>
            <w:r>
              <w:rPr>
                <w:rStyle w:val="normaltextrun"/>
                <w:rFonts w:ascii="Aptos" w:hAnsi="Aptos" w:cs="Segoe UI"/>
                <w:b/>
                <w:bCs/>
                <w:sz w:val="17"/>
                <w:szCs w:val="17"/>
                <w:lang w:val="en-US"/>
              </w:rPr>
              <w:t>Order Type</w:t>
            </w:r>
            <w:r>
              <w:rPr>
                <w:rStyle w:val="eop"/>
                <w:rFonts w:ascii="Aptos" w:hAnsi="Aptos" w:cs="Segoe UI"/>
                <w:sz w:val="17"/>
                <w:szCs w:val="17"/>
              </w:rPr>
              <w:t> </w:t>
            </w:r>
          </w:p>
        </w:tc>
        <w:tc>
          <w:tcPr>
            <w:tcW w:w="2349" w:type="dxa"/>
            <w:vAlign w:val="center"/>
          </w:tcPr>
          <w:p w14:paraId="32077475" w14:textId="24CD14B7" w:rsidR="007D7B84" w:rsidRPr="000A1DD6" w:rsidRDefault="007D7B84" w:rsidP="007D7B84">
            <w:pPr>
              <w:tabs>
                <w:tab w:val="left" w:pos="702"/>
              </w:tabs>
            </w:pPr>
            <w:r>
              <w:rPr>
                <w:rStyle w:val="normaltextrun"/>
                <w:rFonts w:ascii="Aptos" w:hAnsi="Aptos" w:cs="Segoe UI"/>
                <w:sz w:val="17"/>
                <w:szCs w:val="17"/>
                <w:lang w:val="en-US"/>
              </w:rPr>
              <w:t>Not equal to ST</w:t>
            </w:r>
            <w:r>
              <w:rPr>
                <w:rStyle w:val="eop"/>
                <w:rFonts w:ascii="Aptos" w:hAnsi="Aptos" w:cs="Segoe UI"/>
                <w:sz w:val="17"/>
                <w:szCs w:val="17"/>
              </w:rPr>
              <w:t> </w:t>
            </w:r>
          </w:p>
        </w:tc>
        <w:tc>
          <w:tcPr>
            <w:tcW w:w="4795" w:type="dxa"/>
            <w:vAlign w:val="center"/>
          </w:tcPr>
          <w:p w14:paraId="630B7C4D" w14:textId="6AA07E2E" w:rsidR="007D7B84" w:rsidRPr="007D7B84" w:rsidRDefault="007D7B84" w:rsidP="007D7B84">
            <w:pPr>
              <w:tabs>
                <w:tab w:val="left" w:pos="702"/>
              </w:tabs>
              <w:rPr>
                <w:lang w:val="en-US"/>
              </w:rPr>
            </w:pPr>
            <w:r>
              <w:rPr>
                <w:rStyle w:val="normaltextrun"/>
                <w:rFonts w:ascii="Aptos" w:hAnsi="Aptos" w:cs="Segoe UI"/>
                <w:sz w:val="17"/>
                <w:szCs w:val="17"/>
                <w:lang w:val="en-US"/>
              </w:rPr>
              <w:t>Exclude stock transfer order type from the report population.</w:t>
            </w:r>
            <w:r w:rsidRPr="007D7B84">
              <w:rPr>
                <w:rStyle w:val="eop"/>
                <w:rFonts w:ascii="Aptos" w:hAnsi="Aptos" w:cs="Segoe UI"/>
                <w:sz w:val="17"/>
                <w:szCs w:val="17"/>
                <w:lang w:val="en-US"/>
              </w:rPr>
              <w:t> </w:t>
            </w:r>
          </w:p>
        </w:tc>
      </w:tr>
      <w:tr w:rsidR="007D7B84" w:rsidRPr="000A1DD6" w14:paraId="0222D6EF" w14:textId="77777777" w:rsidTr="00C732CF">
        <w:tc>
          <w:tcPr>
            <w:tcW w:w="2349" w:type="dxa"/>
            <w:vAlign w:val="center"/>
          </w:tcPr>
          <w:p w14:paraId="66F1A025" w14:textId="2A15926A" w:rsidR="007D7B84" w:rsidRPr="000A1DD6" w:rsidRDefault="007D7B84" w:rsidP="007D7B84">
            <w:pPr>
              <w:tabs>
                <w:tab w:val="left" w:pos="702"/>
              </w:tabs>
            </w:pPr>
            <w:r>
              <w:rPr>
                <w:rStyle w:val="normaltextrun"/>
                <w:rFonts w:ascii="Aptos" w:hAnsi="Aptos" w:cs="Segoe UI"/>
                <w:b/>
                <w:bCs/>
                <w:sz w:val="17"/>
                <w:szCs w:val="17"/>
                <w:lang w:val="en-US"/>
              </w:rPr>
              <w:t>Actual Ship Date</w:t>
            </w:r>
            <w:r>
              <w:rPr>
                <w:rStyle w:val="eop"/>
                <w:rFonts w:ascii="Aptos" w:hAnsi="Aptos" w:cs="Segoe UI"/>
                <w:sz w:val="17"/>
                <w:szCs w:val="17"/>
              </w:rPr>
              <w:t> </w:t>
            </w:r>
          </w:p>
        </w:tc>
        <w:tc>
          <w:tcPr>
            <w:tcW w:w="2349" w:type="dxa"/>
            <w:vAlign w:val="center"/>
          </w:tcPr>
          <w:p w14:paraId="5E99A918" w14:textId="189EAEF9" w:rsidR="007D7B84" w:rsidRPr="000A1DD6" w:rsidRDefault="007D7B84" w:rsidP="007D7B84">
            <w:pPr>
              <w:tabs>
                <w:tab w:val="left" w:pos="702"/>
              </w:tabs>
            </w:pPr>
            <w:del w:id="1026" w:author="Zack Bishop" w:date="2026-07-07T09:30:00Z">
              <w:r>
                <w:rPr>
                  <w:rStyle w:val="normaltextrun"/>
                  <w:rFonts w:ascii="Aptos" w:hAnsi="Aptos" w:cs="Segoe UI"/>
                  <w:sz w:val="17"/>
                  <w:szCs w:val="17"/>
                  <w:lang w:val="en-US"/>
                </w:rPr>
                <w:delText xml:space="preserve">Not</w:delText>
              </w:r>
            </w:del>
            <w:ins w:id="1027" w:author="Zack Bishop" w:date="2026-07-07T09:30:00Z">
              <w:commentRangeStart w:id="3"/>
              <w:r>
                <w:rPr>
                  <w:rStyle w:val="normaltextrun"/>
                  <w:rFonts w:ascii="Aptos" w:hAnsi="Aptos" w:cs="Segoe UI"/>
                  <w:sz w:val="17"/>
                  <w:szCs w:val="17"/>
                  <w:lang w:val="en-US"/>
                </w:rPr>
                <w:t xml:space="preserve">Populated</w:t>
              </w:r>
            </w:ins>
            <w:r>
              <w:rPr>
                <w:rStyle w:val="normaltextrun"/>
                <w:rFonts w:ascii="Aptos" w:hAnsi="Aptos" w:cs="Segoe UI"/>
                <w:sz w:val="17"/>
                <w:szCs w:val="17"/>
                <w:lang w:val="en-US"/>
              </w:rPr>
              <w:t xml:space="preserve"> </w:t>
            </w:r>
            <w:del w:id="1028" w:author="Zack Bishop" w:date="2026-07-07T09:30:00Z">
              <w:r>
                <w:rPr>
                  <w:rStyle w:val="normaltextrun"/>
                  <w:rFonts w:ascii="Aptos" w:hAnsi="Aptos" w:cs="Segoe UI"/>
                  <w:sz w:val="17"/>
                  <w:szCs w:val="17"/>
                  <w:lang w:val="en-US"/>
                </w:rPr>
                <w:delText xml:space="preserve">blank</w:delText>
              </w:r>
            </w:del>
            <w:ins w:id="1029" w:author="Zack Bishop" w:date="2026-07-07T09:30:00Z">
              <w:r>
                <w:rPr>
                  <w:rStyle w:val="normaltextrun"/>
                  <w:rFonts w:ascii="Aptos" w:hAnsi="Aptos" w:cs="Segoe UI"/>
                  <w:sz w:val="17"/>
                  <w:szCs w:val="17"/>
                  <w:lang w:val="en-US"/>
                </w:rPr>
                <w:t xml:space="preserve">with</w:t>
              </w:r>
            </w:ins>
            <w:r>
              <w:rPr>
                <w:rStyle w:val="normaltextrun"/>
                <w:rFonts w:ascii="Aptos" w:hAnsi="Aptos" w:cs="Segoe UI"/>
                <w:sz w:val="17"/>
                <w:szCs w:val="17"/>
                <w:lang w:val="en-US"/>
              </w:rPr>
              <w:t xml:space="preserve"> </w:t>
            </w:r>
            <w:del w:id="1030" w:author="Zack Bishop" w:date="2026-07-07T09:30:00Z">
              <w:r>
                <w:rPr>
                  <w:rStyle w:val="normaltextrun"/>
                  <w:rFonts w:ascii="Aptos" w:hAnsi="Aptos" w:cs="Segoe UI"/>
                  <w:sz w:val="17"/>
                  <w:szCs w:val="17"/>
                  <w:lang w:val="en-US"/>
                </w:rPr>
                <w:delText xml:space="preserve">/</w:delText>
              </w:r>
            </w:del>
            <w:ins w:id="1031" w:author="Zack Bishop" w:date="2026-07-07T09:30:00Z">
              <w:r>
                <w:rPr>
                  <w:rStyle w:val="normaltextrun"/>
                  <w:rFonts w:ascii="Aptos" w:hAnsi="Aptos" w:cs="Segoe UI"/>
                  <w:sz w:val="17"/>
                  <w:szCs w:val="17"/>
                  <w:lang w:val="en-US"/>
                </w:rPr>
                <w:t xml:space="preserve">a</w:t>
              </w:r>
            </w:ins>
            <w:r>
              <w:rPr>
                <w:rStyle w:val="normaltextrun"/>
                <w:rFonts w:ascii="Aptos" w:hAnsi="Aptos" w:cs="Segoe UI"/>
                <w:sz w:val="17"/>
                <w:szCs w:val="17"/>
                <w:lang w:val="en-US"/>
              </w:rPr>
              <w:t xml:space="preserve"> </w:t>
            </w:r>
            <w:del w:id="1032" w:author="Zack Bishop" w:date="2026-07-07T09:30:00Z">
              <w:r>
                <w:rPr>
                  <w:rStyle w:val="normaltextrun"/>
                  <w:rFonts w:ascii="Aptos" w:hAnsi="Aptos" w:cs="Segoe UI"/>
                  <w:sz w:val="17"/>
                  <w:szCs w:val="17"/>
                  <w:lang w:val="en-US"/>
                </w:rPr>
                <w:delText xml:space="preserve">not</w:delText>
              </w:r>
            </w:del>
            <w:ins w:id="1033" w:author="Zack Bishop" w:date="2026-07-07T09:30:00Z">
              <w:r>
                <w:rPr>
                  <w:rStyle w:val="normaltextrun"/>
                  <w:rFonts w:ascii="Aptos" w:hAnsi="Aptos" w:cs="Segoe UI"/>
                  <w:sz w:val="17"/>
                  <w:szCs w:val="17"/>
                  <w:lang w:val="en-US"/>
                </w:rPr>
                <w:t xml:space="preserve">real</w:t>
              </w:r>
            </w:ins>
            <w:r>
              <w:rPr>
                <w:rStyle w:val="normaltextrun"/>
                <w:rFonts w:ascii="Aptos" w:hAnsi="Aptos" w:cs="Segoe UI"/>
                <w:sz w:val="17"/>
                <w:szCs w:val="17"/>
                <w:lang w:val="en-US"/>
              </w:rPr>
              <w:t xml:space="preserve"> </w:t>
            </w:r>
            <w:del w:id="1034" w:author="Zack Bishop" w:date="2026-07-07T09:30:00Z">
              <w:r>
                <w:rPr>
                  <w:rStyle w:val="normaltextrun"/>
                  <w:rFonts w:ascii="Aptos" w:hAnsi="Aptos" w:cs="Segoe UI"/>
                  <w:sz w:val="17"/>
                  <w:szCs w:val="17"/>
                  <w:lang w:val="en-US"/>
                </w:rPr>
                <w:delText xml:space="preserve">zero</w:delText>
              </w:r>
            </w:del>
            <w:ins w:id="1035" w:author="Zack Bishop" w:date="2026-07-07T09:30:00Z">
              <w:r>
                <w:rPr>
                  <w:rStyle w:val="normaltextrun"/>
                  <w:rFonts w:ascii="Aptos" w:hAnsi="Aptos" w:cs="Segoe UI"/>
                  <w:sz w:val="17"/>
                  <w:szCs w:val="17"/>
                  <w:lang w:val="en-US"/>
                </w:rPr>
                <w:t xml:space="preserve">ship</w:t>
              </w:r>
            </w:ins>
            <w:r>
              <w:rPr>
                <w:rStyle w:val="normaltextrun"/>
                <w:rFonts w:ascii="Aptos" w:hAnsi="Aptos" w:cs="Segoe UI"/>
                <w:sz w:val="17"/>
                <w:szCs w:val="17"/>
                <w:lang w:val="en-US"/>
              </w:rPr>
              <w:t xml:space="preserve"> </w:t>
            </w:r>
            <w:ins w:id="1036" w:author="Zack Bishop" w:date="2026-07-07T09:30:00Z">
              <w:r>
                <w:rPr>
                  <w:rStyle w:val="normaltextrun"/>
                  <w:rFonts w:ascii="Aptos" w:hAnsi="Aptos" w:cs="Segoe UI"/>
                  <w:sz w:val="17"/>
                  <w:szCs w:val="17"/>
                  <w:lang w:val="en-US"/>
                </w:rPr>
                <w:t xml:space="preserve">date (on or after 2000-01-01)</w:t>
              </w:r>
              <w:commentRangeEnd w:id="3"/>
              <w:r>
                <w:rPr>
                  <w:rStyle w:val="CommentReference"/>
                </w:rPr>
                <w:commentReference w:id="3"/>
              </w:r>
            </w:ins>
          </w:p>
        </w:tc>
        <w:tc>
          <w:tcPr>
            <w:tcW w:w="4795" w:type="dxa"/>
            <w:vAlign w:val="center"/>
          </w:tcPr>
          <w:p w14:paraId="47F8EF03" w14:textId="1AAB3E5B" w:rsidR="007D7B84" w:rsidRPr="007D7B84" w:rsidRDefault="007D7B84" w:rsidP="007D7B84">
            <w:pPr>
              <w:tabs>
                <w:tab w:val="left" w:pos="702"/>
              </w:tabs>
              <w:rPr>
                <w:lang w:val="en-US"/>
              </w:rPr>
            </w:pPr>
            <w:r>
              <w:rPr>
                <w:rStyle w:val="normaltextrun"/>
                <w:rFonts w:ascii="Aptos" w:hAnsi="Aptos" w:cs="Segoe UI"/>
                <w:sz w:val="17"/>
                <w:szCs w:val="17"/>
                <w:lang w:val="en-US"/>
              </w:rPr>
              <w:t xml:space="preserve">Measure only orders that have actually </w:t>
            </w:r>
            <w:del w:id="1037" w:author="Zack Bishop" w:date="2026-07-07T09:30:00Z">
              <w:r>
                <w:rPr>
                  <w:rStyle w:val="normaltextrun"/>
                  <w:rFonts w:ascii="Aptos" w:hAnsi="Aptos" w:cs="Segoe UI"/>
                  <w:sz w:val="17"/>
                  <w:szCs w:val="17"/>
                  <w:lang w:val="en-US"/>
                </w:rPr>
                <w:delText xml:space="preserve">shipped.</w:delText>
              </w:r>
            </w:del>
            <w:ins w:id="1038" w:author="Zack Bishop" w:date="2026-07-07T09:30:00Z">
              <w:r>
                <w:rPr>
                  <w:rStyle w:val="normaltextrun"/>
                  <w:rFonts w:ascii="Aptos" w:hAnsi="Aptos" w:cs="Segoe UI"/>
                  <w:sz w:val="17"/>
                  <w:szCs w:val="17"/>
                  <w:lang w:val="en-US"/>
                </w:rPr>
                <w:t xml:space="preserve">shipped;</w:t>
              </w:r>
            </w:ins>
            <w:r>
              <w:rPr>
                <w:rStyle w:val="normaltextrun"/>
                <w:rFonts w:ascii="Aptos" w:hAnsi="Aptos" w:cs="Segoe UI"/>
                <w:sz w:val="17"/>
                <w:szCs w:val="17"/>
                <w:lang w:val="en-US"/>
              </w:rPr>
              <w:t xml:space="preserve"> </w:t>
            </w:r>
            <w:ins w:id="1039" w:author="Zack Bishop" w:date="2026-07-07T09:30:00Z">
              <w:r>
                <w:rPr>
                  <w:rStyle w:val="normaltextrun"/>
                  <w:rFonts w:ascii="Aptos" w:hAnsi="Aptos" w:cs="Segoe UI"/>
                  <w:sz w:val="17"/>
                  <w:szCs w:val="17"/>
                  <w:lang w:val="en-US"/>
                </w:rPr>
                <w:t xml:space="preserve">excludes the JDE 1900-01-01 empty-date placeholder.</w:t>
              </w:r>
            </w:ins>
          </w:p>
        </w:tc>
      </w:tr>
    </w:tbl>
    <w:p w14:paraId="7F130B81" w14:textId="77777777" w:rsidR="00763FC2" w:rsidRPr="000A1DD6" w:rsidRDefault="00763FC2" w:rsidP="00763FC2">
      <w:pPr>
        <w:tabs>
          <w:tab w:val="left" w:pos="702"/>
        </w:tabs>
      </w:pPr>
    </w:p>
    <w:p w14:paraId="5AE53DB3" w14:textId="77777777" w:rsidR="00763FC2" w:rsidRPr="00763FC2" w:rsidRDefault="00763FC2" w:rsidP="007D7B84">
      <w:pPr>
        <w:tabs>
          <w:tab w:val="left" w:pos="702"/>
        </w:tabs>
      </w:pPr>
      <w:r w:rsidRPr="00763FC2">
        <w:rPr>
          <w:b/>
          <w:bCs/>
        </w:rPr>
        <w:t>Data integrity principle: </w:t>
      </w:r>
      <w:r w:rsidRPr="00763FC2">
        <w:t>Orders without an actual ship date are excluded from the shipped population. This keeps the metric aligned with shipped performance and avoids inflating the denominator with unshipped records. </w:t>
      </w:r>
    </w:p>
    <w:p w14:paraId="06D8BA10" w14:textId="77777777" w:rsidR="007D7B84" w:rsidRDefault="007D7B84" w:rsidP="007D7B84">
      <w:pPr>
        <w:tabs>
          <w:tab w:val="left" w:pos="702"/>
        </w:tabs>
        <w:spacing w:after="0"/>
      </w:pPr>
    </w:p>
    <w:p w14:paraId="0C097D38" w14:textId="77777777" w:rsidR="007D7B84" w:rsidRDefault="007D7B84" w:rsidP="007D7B84">
      <w:pPr>
        <w:tabs>
          <w:tab w:val="left" w:pos="702"/>
        </w:tabs>
        <w:spacing w:after="0"/>
      </w:pPr>
    </w:p>
    <w:p w14:paraId="0AFD407C" w14:textId="224ABA33" w:rsidR="007D7B84" w:rsidRPr="00020ED7" w:rsidRDefault="007D7B84" w:rsidP="007D7B84">
      <w:pPr>
        <w:pStyle w:val="Heading1"/>
      </w:pPr>
      <w:r>
        <w:t>Ship as Promised Calculation Methodology</w:t>
      </w:r>
    </w:p>
    <w:p w14:paraId="4E65A2A5" w14:textId="77777777" w:rsidR="007D7B84" w:rsidRPr="008B6458" w:rsidRDefault="007D7B84" w:rsidP="007D7B84">
      <w:pPr>
        <w:tabs>
          <w:tab w:val="left" w:pos="702"/>
        </w:tabs>
        <w:spacing w:after="0"/>
      </w:pPr>
    </w:p>
    <w:p w14:paraId="126F0EFB" w14:textId="226605EE" w:rsidR="00C34D98" w:rsidRPr="00C34D98" w:rsidRDefault="00C34D98" w:rsidP="00C34D98">
      <w:pPr>
        <w:tabs>
          <w:tab w:val="left" w:pos="702"/>
        </w:tabs>
        <w:rPr>
          <w:b/>
          <w:bCs/>
        </w:rPr>
      </w:pPr>
      <w:r w:rsidRPr="00C34D98">
        <w:rPr>
          <w:b/>
          <w:bCs/>
        </w:rPr>
        <w:t>Shipped as Promised — Order Level </w:t>
      </w:r>
    </w:p>
    <w:p w14:paraId="499E6709" w14:textId="77777777" w:rsidR="00C34D98" w:rsidRPr="00C34D98" w:rsidRDefault="00C34D98" w:rsidP="00C34D98">
      <w:pPr>
        <w:tabs>
          <w:tab w:val="left" w:pos="702"/>
        </w:tabs>
      </w:pPr>
      <w:r>
        <w:t xml:space="preserve">The order-level view measures whether each order header was shipped as promised. If any line on the order has </w:t>
      </w:r>
      <w:ins w:id="1040" w:author="Zack Bishop" w:date="2026-07-07T09:30:00Z">
        <w:commentRangeStart w:id="4"/>
        <w:r>
          <w:t xml:space="preserve">one or more promised-date revisions carrying </w:t>
        </w:r>
        <w:commentRangeEnd w:id="4"/>
        <w:r>
          <w:rPr>
            <w:rStyle w:val="CommentReference"/>
          </w:rPr>
          <w:commentReference w:id="4"/>
        </w:r>
      </w:ins>
      <w:r>
        <w:t xml:space="preserve">an OTIF-relevant reason code, the entire order is treated as late.</w:t>
      </w:r>
      <w:del w:id="1041" w:author="Zack Bishop" w:date="2026-07-07T09:30:00Z">
        <w:r>
          <w:delText xml:space="preserve"> </w:delText>
        </w:r>
      </w:del>
    </w:p>
    <w:p w14:paraId="6E04429F" w14:textId="77777777" w:rsidR="007B7B85" w:rsidRDefault="007B7B85" w:rsidP="008B6458">
      <w:pPr>
        <w:tabs>
          <w:tab w:val="left" w:pos="702"/>
        </w:tabs>
        <w:rPr>
          <w:b/>
          <w:bCs/>
        </w:rPr>
      </w:pPr>
    </w:p>
    <w:tbl>
      <w:tblPr>
        <w:tblStyle w:val="TableGrid"/>
        <w:tblW w:w="0" w:type="auto"/>
        <w:tblLook w:val="04A0" w:firstRow="1" w:lastRow="0" w:firstColumn="1" w:lastColumn="0" w:noHBand="0" w:noVBand="1"/>
      </w:tblPr>
      <w:tblGrid>
        <w:gridCol w:w="4698"/>
        <w:gridCol w:w="4698"/>
      </w:tblGrid>
      <w:tr w:rsidR="00C34D98" w14:paraId="6EDBA3D0" w14:textId="77777777" w:rsidTr="004D7F14">
        <w:tc>
          <w:tcPr>
            <w:tcW w:w="4698" w:type="dxa"/>
            <w:vAlign w:val="center"/>
          </w:tcPr>
          <w:p w14:paraId="15C0E817" w14:textId="7A824434" w:rsidR="00C34D98" w:rsidRDefault="00C34D98" w:rsidP="00C34D98">
            <w:pPr>
              <w:tabs>
                <w:tab w:val="left" w:pos="702"/>
              </w:tabs>
              <w:rPr>
                <w:b/>
                <w:bCs/>
              </w:rPr>
            </w:pPr>
            <w:r>
              <w:rPr>
                <w:rStyle w:val="normaltextrun"/>
                <w:rFonts w:ascii="Aptos" w:hAnsi="Aptos" w:cs="Segoe UI"/>
                <w:b/>
                <w:bCs/>
                <w:color w:val="111642"/>
                <w:sz w:val="18"/>
                <w:szCs w:val="18"/>
                <w:lang w:val="en-US"/>
              </w:rPr>
              <w:t>Formula</w:t>
            </w:r>
            <w:r>
              <w:rPr>
                <w:rStyle w:val="eop"/>
                <w:rFonts w:ascii="Aptos" w:hAnsi="Aptos" w:cs="Segoe UI"/>
                <w:color w:val="111642"/>
                <w:sz w:val="18"/>
                <w:szCs w:val="18"/>
              </w:rPr>
              <w:t> </w:t>
            </w:r>
          </w:p>
        </w:tc>
        <w:tc>
          <w:tcPr>
            <w:tcW w:w="4698" w:type="dxa"/>
            <w:vAlign w:val="center"/>
          </w:tcPr>
          <w:p w14:paraId="24947866" w14:textId="727F6FCE" w:rsidR="00C34D98" w:rsidRPr="00C34D98" w:rsidRDefault="00C34D98" w:rsidP="00C34D98">
            <w:pPr>
              <w:tabs>
                <w:tab w:val="left" w:pos="702"/>
              </w:tabs>
              <w:rPr>
                <w:b/>
                <w:bCs/>
                <w:lang w:val="en-US"/>
              </w:rPr>
            </w:pPr>
            <w:r>
              <w:rPr>
                <w:rStyle w:val="normaltextrun"/>
                <w:rFonts w:ascii="Aptos" w:hAnsi="Aptos" w:cs="Segoe UI"/>
                <w:sz w:val="18"/>
                <w:szCs w:val="18"/>
                <w:lang w:val="en-US"/>
              </w:rPr>
              <w:t>(Orders in scope – Late orders) / Orders in scope</w:t>
            </w:r>
            <w:r w:rsidRPr="00C34D98">
              <w:rPr>
                <w:rStyle w:val="eop"/>
                <w:rFonts w:ascii="Aptos" w:hAnsi="Aptos" w:cs="Segoe UI"/>
                <w:sz w:val="18"/>
                <w:szCs w:val="18"/>
                <w:lang w:val="en-US"/>
              </w:rPr>
              <w:t> </w:t>
            </w:r>
          </w:p>
        </w:tc>
      </w:tr>
      <w:tr w:rsidR="00C34D98" w14:paraId="796F0B6F" w14:textId="77777777" w:rsidTr="004D7F14">
        <w:tc>
          <w:tcPr>
            <w:tcW w:w="4698" w:type="dxa"/>
            <w:vAlign w:val="center"/>
          </w:tcPr>
          <w:p w14:paraId="7B285CB1" w14:textId="1DF127DA" w:rsidR="00C34D98" w:rsidRDefault="00C34D98" w:rsidP="00C34D98">
            <w:pPr>
              <w:tabs>
                <w:tab w:val="left" w:pos="702"/>
              </w:tabs>
              <w:rPr>
                <w:b/>
                <w:bCs/>
              </w:rPr>
            </w:pPr>
            <w:r>
              <w:rPr>
                <w:rStyle w:val="normaltextrun"/>
                <w:rFonts w:ascii="Aptos" w:hAnsi="Aptos" w:cs="Segoe UI"/>
                <w:b/>
                <w:bCs/>
                <w:color w:val="111642"/>
                <w:sz w:val="18"/>
                <w:szCs w:val="18"/>
                <w:lang w:val="en-US"/>
              </w:rPr>
              <w:t>Orders in scope</w:t>
            </w:r>
            <w:r>
              <w:rPr>
                <w:rStyle w:val="eop"/>
                <w:rFonts w:ascii="Aptos" w:hAnsi="Aptos" w:cs="Segoe UI"/>
                <w:color w:val="111642"/>
                <w:sz w:val="18"/>
                <w:szCs w:val="18"/>
              </w:rPr>
              <w:t> </w:t>
            </w:r>
          </w:p>
        </w:tc>
        <w:tc>
          <w:tcPr>
            <w:tcW w:w="4698" w:type="dxa"/>
            <w:vAlign w:val="center"/>
          </w:tcPr>
          <w:p w14:paraId="5678F580" w14:textId="47928CF8" w:rsidR="00C34D98" w:rsidRPr="00C34D98" w:rsidRDefault="00C34D98" w:rsidP="00C34D98">
            <w:pPr>
              <w:tabs>
                <w:tab w:val="left" w:pos="702"/>
              </w:tabs>
              <w:rPr>
                <w:b/>
                <w:bCs/>
                <w:lang w:val="en-US"/>
              </w:rPr>
            </w:pPr>
            <w:r>
              <w:rPr>
                <w:rStyle w:val="normaltextrun"/>
                <w:rFonts w:ascii="Aptos" w:hAnsi="Aptos" w:cs="Segoe UI"/>
                <w:sz w:val="18"/>
                <w:szCs w:val="18"/>
                <w:lang w:val="en-US"/>
              </w:rPr>
              <w:t>Distinct order numbers included in the shipped population.</w:t>
            </w:r>
            <w:r w:rsidRPr="00C34D98">
              <w:rPr>
                <w:rStyle w:val="eop"/>
                <w:rFonts w:ascii="Aptos" w:hAnsi="Aptos" w:cs="Segoe UI"/>
                <w:sz w:val="18"/>
                <w:szCs w:val="18"/>
                <w:lang w:val="en-US"/>
              </w:rPr>
              <w:t> </w:t>
            </w:r>
          </w:p>
        </w:tc>
      </w:tr>
      <w:tr w:rsidR="00C34D98" w14:paraId="17B7E7B9" w14:textId="77777777" w:rsidTr="004D7F14">
        <w:tc>
          <w:tcPr>
            <w:tcW w:w="4698" w:type="dxa"/>
            <w:vAlign w:val="center"/>
          </w:tcPr>
          <w:p w14:paraId="34169CA8" w14:textId="5C36D777" w:rsidR="00C34D98" w:rsidRDefault="00C34D98" w:rsidP="00C34D98">
            <w:pPr>
              <w:tabs>
                <w:tab w:val="left" w:pos="702"/>
              </w:tabs>
              <w:rPr>
                <w:b/>
                <w:bCs/>
              </w:rPr>
            </w:pPr>
            <w:r>
              <w:rPr>
                <w:rStyle w:val="normaltextrun"/>
                <w:rFonts w:ascii="Aptos" w:hAnsi="Aptos" w:cs="Segoe UI"/>
                <w:b/>
                <w:bCs/>
                <w:color w:val="111642"/>
                <w:sz w:val="18"/>
                <w:szCs w:val="18"/>
                <w:lang w:val="en-US"/>
              </w:rPr>
              <w:t>Late orders</w:t>
            </w:r>
            <w:r>
              <w:rPr>
                <w:rStyle w:val="eop"/>
                <w:rFonts w:ascii="Aptos" w:hAnsi="Aptos" w:cs="Segoe UI"/>
                <w:color w:val="111642"/>
                <w:sz w:val="18"/>
                <w:szCs w:val="18"/>
              </w:rPr>
              <w:t> </w:t>
            </w:r>
          </w:p>
        </w:tc>
        <w:tc>
          <w:tcPr>
            <w:tcW w:w="4698" w:type="dxa"/>
            <w:vAlign w:val="center"/>
          </w:tcPr>
          <w:p w14:paraId="6284B245" w14:textId="3EF4D41C" w:rsidR="00C34D98" w:rsidRPr="00C34D98" w:rsidRDefault="00C34D98" w:rsidP="00C34D98">
            <w:pPr>
              <w:tabs>
                <w:tab w:val="left" w:pos="702"/>
              </w:tabs>
              <w:rPr>
                <w:b/>
                <w:bCs/>
                <w:lang w:val="en-US"/>
              </w:rPr>
            </w:pPr>
            <w:r>
              <w:rPr>
                <w:rStyle w:val="normaltextrun"/>
                <w:rFonts w:ascii="Aptos" w:hAnsi="Aptos" w:cs="Segoe UI"/>
                <w:sz w:val="18"/>
                <w:szCs w:val="18"/>
                <w:lang w:val="en-US"/>
              </w:rPr>
              <w:t xml:space="preserve">Orders where at least one line </w:t>
            </w:r>
            <w:del w:id="1042" w:author="Zack Bishop" w:date="2026-07-07T09:30:00Z">
              <w:r>
                <w:rPr>
                  <w:rStyle w:val="normaltextrun"/>
                  <w:rFonts w:ascii="Aptos" w:hAnsi="Aptos" w:cs="Segoe UI"/>
                  <w:sz w:val="18"/>
                  <w:szCs w:val="18"/>
                  <w:lang w:val="en-US"/>
                </w:rPr>
                <w:delText xml:space="preserve">contains</w:delText>
              </w:r>
            </w:del>
            <w:ins w:id="1043" w:author="Zack Bishop" w:date="2026-07-07T09:30:00Z">
              <w:r>
                <w:rPr>
                  <w:rStyle w:val="normaltextrun"/>
                  <w:rFonts w:ascii="Aptos" w:hAnsi="Aptos" w:cs="Segoe UI"/>
                  <w:sz w:val="18"/>
                  <w:szCs w:val="18"/>
                  <w:lang w:val="en-US"/>
                </w:rPr>
                <w:t xml:space="preserve">has a promised-date revision carrying</w:t>
              </w:r>
            </w:ins>
            <w:r>
              <w:rPr>
                <w:rStyle w:val="normaltextrun"/>
                <w:rFonts w:ascii="Aptos" w:hAnsi="Aptos" w:cs="Segoe UI"/>
                <w:sz w:val="18"/>
                <w:szCs w:val="18"/>
                <w:lang w:val="en-US"/>
              </w:rPr>
              <w:t xml:space="preserve"> an OTIF-relevant reason code.</w:t>
            </w:r>
            <w:del w:id="1044" w:author="Zack Bishop" w:date="2026-07-07T09:30:00Z">
              <w:r>
                <w:rPr>
                  <w:rStyle w:val="normaltextrun"/>
                  <w:rFonts w:ascii="Aptos" w:hAnsi="Aptos" w:cs="Segoe UI"/>
                  <w:sz w:val="18"/>
                  <w:szCs w:val="18"/>
                  <w:lang w:val="en-US"/>
                </w:rPr>
                <w:delText xml:space="preserve"> </w:delText>
              </w:r>
            </w:del>
          </w:p>
        </w:tc>
      </w:tr>
    </w:tbl>
    <w:p w14:paraId="5B86D82A" w14:textId="77777777" w:rsidR="00C34D98" w:rsidRDefault="00C34D98" w:rsidP="008B6458">
      <w:pPr>
        <w:tabs>
          <w:tab w:val="left" w:pos="702"/>
        </w:tabs>
        <w:rPr>
          <w:b/>
          <w:bCs/>
        </w:rPr>
      </w:pPr>
    </w:p>
    <w:p w14:paraId="50BF52CC" w14:textId="77777777" w:rsidR="007B7B85" w:rsidRDefault="007B7B85" w:rsidP="007B7B85">
      <w:pPr>
        <w:tabs>
          <w:tab w:val="left" w:pos="702"/>
        </w:tabs>
        <w:rPr>
          <w:b/>
          <w:bCs/>
        </w:rPr>
      </w:pPr>
      <w:r w:rsidRPr="007B7B85">
        <w:rPr>
          <w:b/>
          <w:bCs/>
        </w:rPr>
        <w:t>Shipped as Promised — Line Level</w:t>
      </w:r>
    </w:p>
    <w:p w14:paraId="5FDD6586" w14:textId="77777777" w:rsidR="007B7B85" w:rsidRDefault="007B7B85" w:rsidP="007B7B85">
      <w:pPr>
        <w:tabs>
          <w:tab w:val="left" w:pos="702"/>
        </w:tabs>
        <w:rPr>
          <w:b/>
          <w:bCs/>
        </w:rPr>
      </w:pPr>
    </w:p>
    <w:tbl>
      <w:tblPr>
        <w:tblStyle w:val="TableGrid"/>
        <w:tblW w:w="0" w:type="auto"/>
        <w:tblLook w:val="04A0" w:firstRow="1" w:lastRow="0" w:firstColumn="1" w:lastColumn="0" w:noHBand="0" w:noVBand="1"/>
      </w:tblPr>
      <w:tblGrid>
        <w:gridCol w:w="4698"/>
        <w:gridCol w:w="4698"/>
      </w:tblGrid>
      <w:tr w:rsidR="00917548" w14:paraId="5AC0FD3F" w14:textId="77777777" w:rsidTr="00C53ED9">
        <w:tc>
          <w:tcPr>
            <w:tcW w:w="4698" w:type="dxa"/>
            <w:vAlign w:val="center"/>
          </w:tcPr>
          <w:p w14:paraId="4B8CB001" w14:textId="6B869B32" w:rsidR="00917548" w:rsidRDefault="00917548" w:rsidP="00917548">
            <w:pPr>
              <w:tabs>
                <w:tab w:val="left" w:pos="702"/>
              </w:tabs>
              <w:rPr>
                <w:b/>
                <w:bCs/>
              </w:rPr>
            </w:pPr>
            <w:r>
              <w:rPr>
                <w:rStyle w:val="normaltextrun"/>
                <w:rFonts w:ascii="Aptos" w:hAnsi="Aptos" w:cs="Segoe UI"/>
                <w:b/>
                <w:bCs/>
                <w:color w:val="111642"/>
                <w:sz w:val="18"/>
                <w:szCs w:val="18"/>
                <w:lang w:val="en-US"/>
              </w:rPr>
              <w:t>Formula</w:t>
            </w:r>
            <w:r>
              <w:rPr>
                <w:rStyle w:val="eop"/>
                <w:rFonts w:ascii="Aptos" w:hAnsi="Aptos" w:cs="Segoe UI"/>
                <w:color w:val="111642"/>
                <w:sz w:val="18"/>
                <w:szCs w:val="18"/>
              </w:rPr>
              <w:t> </w:t>
            </w:r>
          </w:p>
        </w:tc>
        <w:tc>
          <w:tcPr>
            <w:tcW w:w="4698" w:type="dxa"/>
            <w:vAlign w:val="center"/>
          </w:tcPr>
          <w:p w14:paraId="6F48E689" w14:textId="6D2EAE9A" w:rsidR="00917548" w:rsidRPr="00C34D98" w:rsidRDefault="00917548" w:rsidP="00917548">
            <w:pPr>
              <w:tabs>
                <w:tab w:val="left" w:pos="702"/>
              </w:tabs>
              <w:rPr>
                <w:b/>
                <w:bCs/>
                <w:lang w:val="en-US"/>
              </w:rPr>
            </w:pPr>
            <w:r>
              <w:rPr>
                <w:rStyle w:val="normaltextrun"/>
                <w:rFonts w:ascii="Aptos" w:hAnsi="Aptos" w:cs="Segoe UI"/>
                <w:sz w:val="18"/>
                <w:szCs w:val="18"/>
                <w:lang w:val="en-US"/>
              </w:rPr>
              <w:t>(Order lines in scope – Late order lines) / Order lines in scope</w:t>
            </w:r>
            <w:r w:rsidRPr="00917548">
              <w:rPr>
                <w:rStyle w:val="eop"/>
                <w:rFonts w:ascii="Aptos" w:hAnsi="Aptos" w:cs="Segoe UI"/>
                <w:sz w:val="18"/>
                <w:szCs w:val="18"/>
                <w:lang w:val="en-US"/>
              </w:rPr>
              <w:t> </w:t>
            </w:r>
          </w:p>
        </w:tc>
      </w:tr>
      <w:tr w:rsidR="00917548" w14:paraId="6B3F3870" w14:textId="77777777" w:rsidTr="00C53ED9">
        <w:tc>
          <w:tcPr>
            <w:tcW w:w="4698" w:type="dxa"/>
            <w:vAlign w:val="center"/>
          </w:tcPr>
          <w:p w14:paraId="38C02DE2" w14:textId="51B5E2D5" w:rsidR="00917548" w:rsidRDefault="00917548" w:rsidP="00917548">
            <w:pPr>
              <w:tabs>
                <w:tab w:val="left" w:pos="702"/>
              </w:tabs>
              <w:rPr>
                <w:b/>
                <w:bCs/>
              </w:rPr>
            </w:pPr>
            <w:r>
              <w:rPr>
                <w:rStyle w:val="normaltextrun"/>
                <w:rFonts w:ascii="Aptos" w:hAnsi="Aptos" w:cs="Segoe UI"/>
                <w:b/>
                <w:bCs/>
                <w:color w:val="111642"/>
                <w:sz w:val="18"/>
                <w:szCs w:val="18"/>
                <w:lang w:val="en-US"/>
              </w:rPr>
              <w:t>Order lines in scope</w:t>
            </w:r>
            <w:r>
              <w:rPr>
                <w:rStyle w:val="eop"/>
                <w:rFonts w:ascii="Aptos" w:hAnsi="Aptos" w:cs="Segoe UI"/>
                <w:color w:val="111642"/>
                <w:sz w:val="18"/>
                <w:szCs w:val="18"/>
              </w:rPr>
              <w:t> </w:t>
            </w:r>
          </w:p>
        </w:tc>
        <w:tc>
          <w:tcPr>
            <w:tcW w:w="4698" w:type="dxa"/>
            <w:vAlign w:val="center"/>
          </w:tcPr>
          <w:p w14:paraId="3FAD0254" w14:textId="2F644051" w:rsidR="00917548" w:rsidRPr="00C34D98" w:rsidRDefault="00917548" w:rsidP="00917548">
            <w:pPr>
              <w:tabs>
                <w:tab w:val="left" w:pos="702"/>
              </w:tabs>
              <w:rPr>
                <w:b/>
                <w:bCs/>
                <w:lang w:val="en-US"/>
              </w:rPr>
            </w:pPr>
            <w:r>
              <w:rPr>
                <w:rStyle w:val="normaltextrun"/>
                <w:rFonts w:ascii="Aptos" w:hAnsi="Aptos" w:cs="Segoe UI"/>
                <w:sz w:val="18"/>
                <w:szCs w:val="18"/>
                <w:lang w:val="en-US"/>
              </w:rPr>
              <w:t>All shipped order lines included in the report population.</w:t>
            </w:r>
            <w:r w:rsidRPr="00917548">
              <w:rPr>
                <w:rStyle w:val="eop"/>
                <w:rFonts w:ascii="Aptos" w:hAnsi="Aptos" w:cs="Segoe UI"/>
                <w:sz w:val="18"/>
                <w:szCs w:val="18"/>
                <w:lang w:val="en-US"/>
              </w:rPr>
              <w:t> </w:t>
            </w:r>
          </w:p>
        </w:tc>
      </w:tr>
      <w:tr w:rsidR="00917548" w14:paraId="6091CD50" w14:textId="77777777" w:rsidTr="00C53ED9">
        <w:tc>
          <w:tcPr>
            <w:tcW w:w="4698" w:type="dxa"/>
            <w:vAlign w:val="center"/>
          </w:tcPr>
          <w:p w14:paraId="73651E6A" w14:textId="1EA42E6D" w:rsidR="00917548" w:rsidRDefault="00917548" w:rsidP="00917548">
            <w:pPr>
              <w:tabs>
                <w:tab w:val="left" w:pos="702"/>
              </w:tabs>
              <w:rPr>
                <w:b/>
                <w:bCs/>
              </w:rPr>
            </w:pPr>
            <w:r>
              <w:rPr>
                <w:rStyle w:val="normaltextrun"/>
                <w:rFonts w:ascii="Aptos" w:hAnsi="Aptos" w:cs="Segoe UI"/>
                <w:b/>
                <w:bCs/>
                <w:color w:val="111642"/>
                <w:sz w:val="18"/>
                <w:szCs w:val="18"/>
                <w:lang w:val="en-US"/>
              </w:rPr>
              <w:t>Late order lines</w:t>
            </w:r>
            <w:r>
              <w:rPr>
                <w:rStyle w:val="eop"/>
                <w:rFonts w:ascii="Aptos" w:hAnsi="Aptos" w:cs="Segoe UI"/>
                <w:color w:val="111642"/>
                <w:sz w:val="18"/>
                <w:szCs w:val="18"/>
              </w:rPr>
              <w:t> </w:t>
            </w:r>
          </w:p>
        </w:tc>
        <w:tc>
          <w:tcPr>
            <w:tcW w:w="4698" w:type="dxa"/>
            <w:vAlign w:val="center"/>
          </w:tcPr>
          <w:p w14:paraId="094CC0EC" w14:textId="5B62A6FA" w:rsidR="00917548" w:rsidRPr="00C34D98" w:rsidRDefault="00917548" w:rsidP="00917548">
            <w:pPr>
              <w:tabs>
                <w:tab w:val="left" w:pos="702"/>
              </w:tabs>
              <w:rPr>
                <w:b/>
                <w:bCs/>
                <w:lang w:val="en-US"/>
              </w:rPr>
            </w:pPr>
            <w:r>
              <w:rPr>
                <w:rStyle w:val="normaltextrun"/>
                <w:rFonts w:ascii="Aptos" w:hAnsi="Aptos" w:cs="Segoe UI"/>
                <w:sz w:val="18"/>
                <w:szCs w:val="18"/>
                <w:lang w:val="en-US"/>
              </w:rPr>
              <w:t xml:space="preserve">Order lines </w:t>
            </w:r>
            <w:del w:id="1045" w:author="Zack Bishop" w:date="2026-07-07T09:30:00Z">
              <w:r>
                <w:rPr>
                  <w:rStyle w:val="normaltextrun"/>
                  <w:rFonts w:ascii="Aptos" w:hAnsi="Aptos" w:cs="Segoe UI"/>
                  <w:sz w:val="18"/>
                  <w:szCs w:val="18"/>
                  <w:lang w:val="en-US"/>
                </w:rPr>
                <w:delText xml:space="preserve">where</w:delText>
              </w:r>
            </w:del>
            <w:ins w:id="1046" w:author="Zack Bishop" w:date="2026-07-07T09:30:00Z">
              <w:r>
                <w:rPr>
                  <w:rStyle w:val="normaltextrun"/>
                  <w:rFonts w:ascii="Aptos" w:hAnsi="Aptos" w:cs="Segoe UI"/>
                  <w:sz w:val="18"/>
                  <w:szCs w:val="18"/>
                  <w:lang w:val="en-US"/>
                </w:rPr>
                <w:t xml:space="preserve">that</w:t>
              </w:r>
            </w:ins>
            <w:r>
              <w:rPr>
                <w:rStyle w:val="normaltextrun"/>
                <w:rFonts w:ascii="Aptos" w:hAnsi="Aptos" w:cs="Segoe UI"/>
                <w:sz w:val="18"/>
                <w:szCs w:val="18"/>
                <w:lang w:val="en-US"/>
              </w:rPr>
              <w:t xml:space="preserve"> </w:t>
            </w:r>
            <w:del w:id="1047" w:author="Zack Bishop" w:date="2026-07-07T09:30:00Z">
              <w:r>
                <w:rPr>
                  <w:rStyle w:val="normaltextrun"/>
                  <w:rFonts w:ascii="Aptos" w:hAnsi="Aptos" w:cs="Segoe UI"/>
                  <w:sz w:val="18"/>
                  <w:szCs w:val="18"/>
                  <w:lang w:val="en-US"/>
                </w:rPr>
                <w:delText xml:space="preserve">the</w:delText>
              </w:r>
            </w:del>
            <w:ins w:id="1048" w:author="Zack Bishop" w:date="2026-07-07T09:30:00Z">
              <w:r>
                <w:rPr>
                  <w:rStyle w:val="normaltextrun"/>
                  <w:rFonts w:ascii="Aptos" w:hAnsi="Aptos" w:cs="Segoe UI"/>
                  <w:sz w:val="18"/>
                  <w:szCs w:val="18"/>
                  <w:lang w:val="en-US"/>
                </w:rPr>
                <w:t xml:space="preserve">have</w:t>
              </w:r>
            </w:ins>
            <w:r>
              <w:rPr>
                <w:rStyle w:val="normaltextrun"/>
                <w:rFonts w:ascii="Aptos" w:hAnsi="Aptos" w:cs="Segoe UI"/>
                <w:sz w:val="18"/>
                <w:szCs w:val="18"/>
                <w:lang w:val="en-US"/>
              </w:rPr>
              <w:t xml:space="preserve"> </w:t>
            </w:r>
            <w:del w:id="1049" w:author="Zack Bishop" w:date="2026-07-07T09:30:00Z">
              <w:r>
                <w:rPr>
                  <w:rStyle w:val="normaltextrun"/>
                  <w:rFonts w:ascii="Aptos" w:hAnsi="Aptos" w:cs="Segoe UI"/>
                  <w:sz w:val="18"/>
                  <w:szCs w:val="18"/>
                  <w:lang w:val="en-US"/>
                </w:rPr>
                <w:delText xml:space="preserve">line</w:delText>
              </w:r>
            </w:del>
            <w:ins w:id="1050" w:author="Zack Bishop" w:date="2026-07-07T09:30:00Z">
              <w:r>
                <w:rPr>
                  <w:rStyle w:val="normaltextrun"/>
                  <w:rFonts w:ascii="Aptos" w:hAnsi="Aptos" w:cs="Segoe UI"/>
                  <w:sz w:val="18"/>
                  <w:szCs w:val="18"/>
                  <w:lang w:val="en-US"/>
                </w:rPr>
                <w:t xml:space="preserve">at</w:t>
              </w:r>
            </w:ins>
            <w:r>
              <w:rPr>
                <w:rStyle w:val="normaltextrun"/>
                <w:rFonts w:ascii="Aptos" w:hAnsi="Aptos" w:cs="Segoe UI"/>
                <w:sz w:val="18"/>
                <w:szCs w:val="18"/>
                <w:lang w:val="en-US"/>
              </w:rPr>
              <w:t xml:space="preserve"> </w:t>
            </w:r>
            <w:del w:id="1051" w:author="Zack Bishop" w:date="2026-07-07T09:30:00Z">
              <w:r>
                <w:rPr>
                  <w:rStyle w:val="normaltextrun"/>
                  <w:rFonts w:ascii="Aptos" w:hAnsi="Aptos" w:cs="Segoe UI"/>
                  <w:sz w:val="18"/>
                  <w:szCs w:val="18"/>
                  <w:lang w:val="en-US"/>
                </w:rPr>
                <w:delText xml:space="preserve">contains</w:delText>
              </w:r>
            </w:del>
            <w:ins w:id="1052" w:author="Zack Bishop" w:date="2026-07-07T09:30:00Z">
              <w:r>
                <w:rPr>
                  <w:rStyle w:val="normaltextrun"/>
                  <w:rFonts w:ascii="Aptos" w:hAnsi="Aptos" w:cs="Segoe UI"/>
                  <w:sz w:val="18"/>
                  <w:szCs w:val="18"/>
                  <w:lang w:val="en-US"/>
                </w:rPr>
                <w:t xml:space="preserve">least one promised-date revision carrying</w:t>
              </w:r>
            </w:ins>
            <w:r>
              <w:rPr>
                <w:rStyle w:val="normaltextrun"/>
                <w:rFonts w:ascii="Aptos" w:hAnsi="Aptos" w:cs="Segoe UI"/>
                <w:sz w:val="18"/>
                <w:szCs w:val="18"/>
                <w:lang w:val="en-US"/>
              </w:rPr>
              <w:t xml:space="preserve"> an OTIF-relevant reason code.</w:t>
            </w:r>
            <w:del w:id="1053" w:author="Zack Bishop" w:date="2026-07-07T09:30:00Z">
              <w:r>
                <w:rPr>
                  <w:rStyle w:val="normaltextrun"/>
                  <w:rFonts w:ascii="Aptos" w:hAnsi="Aptos" w:cs="Segoe UI"/>
                  <w:sz w:val="18"/>
                  <w:szCs w:val="18"/>
                  <w:lang w:val="en-US"/>
                </w:rPr>
                <w:delText xml:space="preserve"> </w:delText>
              </w:r>
            </w:del>
          </w:p>
        </w:tc>
      </w:tr>
    </w:tbl>
    <w:p w14:paraId="5B563431" w14:textId="77777777" w:rsidR="00C34D98" w:rsidRDefault="00C34D98" w:rsidP="008B6458">
      <w:pPr>
        <w:tabs>
          <w:tab w:val="left" w:pos="702"/>
        </w:tabs>
        <w:rPr>
          <w:b/>
          <w:bCs/>
        </w:rPr>
      </w:pPr>
    </w:p>
    <w:p w14:paraId="19F34DCF" w14:textId="17777DE5" w:rsidR="00C34D98" w:rsidRPr="00917548" w:rsidRDefault="00917548" w:rsidP="008B6458">
      <w:pPr>
        <w:tabs>
          <w:tab w:val="left" w:pos="702"/>
        </w:tabs>
      </w:pPr>
      <w:r>
        <w:t xml:space="preserve">Counting logic:</w:t>
      </w:r>
      <w:ins w:id="1054" w:author="Zack Bishop" w:date="2026-07-07T09:30:00Z">
        <w:commentRangeStart w:id="5"/>
        <w:r>
          <w:t xml:space="preserve"> OTIF-relevance is determined by the Reason Codes reference (the single source of truth for which revision reason codes count as an OTIF miss).</w:t>
        </w:r>
      </w:ins>
      <w:r>
        <w:t xml:space="preserve"> A line with no OTIF-relevant </w:t>
      </w:r>
      <w:del w:id="1055" w:author="Zack Bishop" w:date="2026-07-07T09:30:00Z">
        <w:r>
          <w:delText xml:space="preserve">reason code</w:delText>
        </w:r>
      </w:del>
      <w:ins w:id="1056" w:author="Zack Bishop" w:date="2026-07-07T09:30:00Z">
        <w:r>
          <w:t xml:space="preserve">revision</w:t>
        </w:r>
      </w:ins>
      <w:r>
        <w:t xml:space="preserve"> is treated as on time. A line with one OTIF-relevant reason code is counted as one late line, even if </w:t>
      </w:r>
      <w:del w:id="1057" w:author="Zack Bishop" w:date="2026-07-07T09:30:00Z">
        <w:r>
          <w:delText xml:space="preserve">it</w:delText>
        </w:r>
      </w:del>
      <w:ins w:id="1058" w:author="Zack Bishop" w:date="2026-07-07T09:30:00Z">
        <w:r>
          <w:t xml:space="preserve">that</w:t>
        </w:r>
      </w:ins>
      <w:r>
        <w:t xml:space="preserve"> </w:t>
      </w:r>
      <w:del w:id="1059" w:author="Zack Bishop" w:date="2026-07-07T09:30:00Z">
        <w:r>
          <w:delText xml:space="preserve">has</w:delText>
        </w:r>
      </w:del>
      <w:ins w:id="1060" w:author="Zack Bishop" w:date="2026-07-07T09:30:00Z">
        <w:r>
          <w:t xml:space="preserve">reason recurs across</w:t>
        </w:r>
      </w:ins>
      <w:r>
        <w:t xml:space="preserve"> multiple </w:t>
      </w:r>
      <w:del w:id="1061" w:author="Zack Bishop" w:date="2026-07-07T09:30:00Z">
        <w:r>
          <w:delText xml:space="preserve">occurrences of the same reason.</w:delText>
        </w:r>
      </w:del>
      <w:ins w:id="1062" w:author="Zack Bishop" w:date="2026-07-07T09:30:00Z">
        <w:r>
          <w:t xml:space="preserve">revisions.</w:t>
        </w:r>
        <w:commentRangeEnd w:id="5"/>
        <w:r>
          <w:rPr>
            <w:rStyle w:val="CommentReference"/>
          </w:rPr>
          <w:commentReference w:id="5"/>
        </w:r>
      </w:ins>
      <w:r>
        <w:t xml:space="preserve"> If a line has multiple different reasons, each reason may appear in reason analysis while the line still counts as one late line.</w:t>
      </w:r>
    </w:p>
    <w:p w14:paraId="6E29FE20" w14:textId="77777777" w:rsidR="00C34D98" w:rsidRDefault="00C34D98" w:rsidP="008B6458">
      <w:pPr>
        <w:tabs>
          <w:tab w:val="left" w:pos="702"/>
        </w:tabs>
        <w:rPr>
          <w:b/>
          <w:bCs/>
        </w:rPr>
      </w:pPr>
    </w:p>
    <w:p w14:paraId="154BF1A0" w14:textId="77777777" w:rsidR="000B7802" w:rsidRPr="000B7802" w:rsidRDefault="000B7802" w:rsidP="000B7802">
      <w:pPr>
        <w:pStyle w:val="ListParagraph"/>
        <w:tabs>
          <w:tab w:val="left" w:pos="702"/>
        </w:tabs>
      </w:pPr>
    </w:p>
    <w:p w14:paraId="7D1DAEA5" w14:textId="61D8E040" w:rsidR="00841D31" w:rsidRPr="00020ED7" w:rsidRDefault="000B7802" w:rsidP="009F4765">
      <w:pPr>
        <w:pStyle w:val="Heading1"/>
      </w:pPr>
      <w:r>
        <w:t>Report Explanation</w:t>
      </w:r>
    </w:p>
    <w:p w14:paraId="797DFF52" w14:textId="7E00D703" w:rsidR="00FF7E0C" w:rsidRPr="008B1345" w:rsidRDefault="00FF7E0C" w:rsidP="000B7802">
      <w:pPr>
        <w:spacing w:before="100" w:beforeAutospacing="1" w:after="240" w:afterAutospacing="1"/>
      </w:pPr>
      <w:r>
        <w:t xml:space="preserve">All reports listed below </w:t>
      </w:r>
      <w:del w:id="1063" w:author="Zack Bishop" w:date="2026-07-07T09:30:00Z">
        <w:r>
          <w:delText xml:space="preserve">uses</w:delText>
        </w:r>
      </w:del>
      <w:ins w:id="1064" w:author="Zack Bishop" w:date="2026-07-07T09:30:00Z">
        <w:r>
          <w:t xml:space="preserve">use</w:t>
        </w:r>
      </w:ins>
      <w:r>
        <w:t xml:space="preserve"> the same set of filters. Below is </w:t>
      </w:r>
      <w:ins w:id="1065" w:author="Zack Bishop" w:date="2026-07-07T09:30:00Z">
        <w:r>
          <w:t xml:space="preserve">a </w:t>
        </w:r>
      </w:ins>
      <w:r>
        <w:t xml:space="preserve">brief </w:t>
      </w:r>
      <w:del w:id="1066" w:author="Zack Bishop" w:date="2026-07-07T09:30:00Z">
        <w:r>
          <w:delText xml:space="preserve">explanation</w:delText>
        </w:r>
      </w:del>
      <w:ins w:id="1067" w:author="Zack Bishop" w:date="2026-07-07T09:30:00Z">
        <w:r>
          <w:t xml:space="preserve">explanation.</w:t>
        </w:r>
      </w:ins>
    </w:p>
    <w:tbl>
      <w:tblPr>
        <w:tblStyle w:val="TableGrid"/>
        <w:tblW w:w="0" w:type="auto"/>
        <w:tblLook w:val="04A0" w:firstRow="1" w:lastRow="0" w:firstColumn="1" w:lastColumn="0" w:noHBand="0" w:noVBand="1"/>
      </w:tblPr>
      <w:tblGrid>
        <w:gridCol w:w="4698"/>
        <w:gridCol w:w="4698"/>
      </w:tblGrid>
      <w:tr w:rsidR="008B1345" w14:paraId="3FF2CB22" w14:textId="77777777" w:rsidTr="00B91817">
        <w:tc>
          <w:tcPr>
            <w:tcW w:w="4698" w:type="dxa"/>
            <w:vAlign w:val="center"/>
          </w:tcPr>
          <w:p w14:paraId="1AB89F9C" w14:textId="50B56F09" w:rsidR="008B1345" w:rsidRPr="008B1345" w:rsidRDefault="008B1345" w:rsidP="008B1345">
            <w:pPr>
              <w:spacing w:before="100" w:beforeAutospacing="1" w:after="240" w:afterAutospacing="1"/>
              <w:rPr>
                <w:b/>
                <w:bCs/>
              </w:rPr>
            </w:pPr>
            <w:r w:rsidRPr="008B1345">
              <w:rPr>
                <w:rStyle w:val="normaltextrun"/>
                <w:rFonts w:ascii="Aptos" w:hAnsi="Aptos" w:cs="Segoe UI"/>
                <w:b/>
                <w:bCs/>
                <w:sz w:val="18"/>
                <w:szCs w:val="18"/>
                <w:lang w:val="en-US"/>
              </w:rPr>
              <w:t>Filter</w:t>
            </w:r>
            <w:r w:rsidRPr="008B1345">
              <w:rPr>
                <w:rStyle w:val="eop"/>
                <w:rFonts w:ascii="Aptos" w:hAnsi="Aptos" w:cs="Segoe UI"/>
                <w:b/>
                <w:bCs/>
                <w:sz w:val="18"/>
                <w:szCs w:val="18"/>
              </w:rPr>
              <w:t> </w:t>
            </w:r>
          </w:p>
        </w:tc>
        <w:tc>
          <w:tcPr>
            <w:tcW w:w="4698" w:type="dxa"/>
            <w:vAlign w:val="center"/>
          </w:tcPr>
          <w:p w14:paraId="37CFF4E5" w14:textId="5B718F53" w:rsidR="008B1345" w:rsidRPr="008B1345" w:rsidRDefault="008B1345" w:rsidP="008B1345">
            <w:pPr>
              <w:spacing w:before="100" w:beforeAutospacing="1" w:after="240" w:afterAutospacing="1"/>
              <w:rPr>
                <w:b/>
                <w:bCs/>
              </w:rPr>
            </w:pPr>
            <w:r w:rsidRPr="008B1345">
              <w:rPr>
                <w:rStyle w:val="normaltextrun"/>
                <w:rFonts w:ascii="Aptos" w:hAnsi="Aptos" w:cs="Segoe UI"/>
                <w:b/>
                <w:bCs/>
                <w:sz w:val="18"/>
                <w:szCs w:val="18"/>
                <w:lang w:val="en-US"/>
              </w:rPr>
              <w:t>Use</w:t>
            </w:r>
            <w:r w:rsidRPr="008B1345">
              <w:rPr>
                <w:rStyle w:val="eop"/>
                <w:rFonts w:ascii="Aptos" w:hAnsi="Aptos" w:cs="Segoe UI"/>
                <w:b/>
                <w:bCs/>
                <w:sz w:val="18"/>
                <w:szCs w:val="18"/>
              </w:rPr>
              <w:t> </w:t>
            </w:r>
          </w:p>
        </w:tc>
      </w:tr>
      <w:tr w:rsidR="008B1345" w14:paraId="1FC13C37" w14:textId="77777777" w:rsidTr="00B91817">
        <w:tc>
          <w:tcPr>
            <w:tcW w:w="4698" w:type="dxa"/>
            <w:vAlign w:val="center"/>
          </w:tcPr>
          <w:p w14:paraId="6067BE4D" w14:textId="2E9441F0"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Company</w:t>
            </w:r>
            <w:r>
              <w:rPr>
                <w:rStyle w:val="eop"/>
                <w:rFonts w:ascii="Aptos" w:hAnsi="Aptos" w:cs="Segoe UI"/>
                <w:sz w:val="17"/>
                <w:szCs w:val="17"/>
              </w:rPr>
              <w:t> </w:t>
            </w:r>
          </w:p>
        </w:tc>
        <w:tc>
          <w:tcPr>
            <w:tcW w:w="4698" w:type="dxa"/>
            <w:vAlign w:val="center"/>
          </w:tcPr>
          <w:p w14:paraId="06FC7FD8" w14:textId="08B2656A"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Filter by Company 00010 Americas, 00020 EMEA, 00030 MAP, 00034 China, or 00035 India.</w:t>
            </w:r>
            <w:r w:rsidRPr="008B1345">
              <w:rPr>
                <w:rStyle w:val="eop"/>
                <w:rFonts w:ascii="Aptos" w:hAnsi="Aptos" w:cs="Segoe UI"/>
                <w:sz w:val="17"/>
                <w:szCs w:val="17"/>
                <w:lang w:val="en-US"/>
              </w:rPr>
              <w:t> </w:t>
            </w:r>
          </w:p>
        </w:tc>
      </w:tr>
      <w:tr w:rsidR="008B1345" w14:paraId="21B0B7FF" w14:textId="77777777" w:rsidTr="00B91817">
        <w:tc>
          <w:tcPr>
            <w:tcW w:w="4698" w:type="dxa"/>
            <w:vAlign w:val="center"/>
          </w:tcPr>
          <w:p w14:paraId="532FCD0A" w14:textId="3EE94316"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Order Type</w:t>
            </w:r>
            <w:r>
              <w:rPr>
                <w:rStyle w:val="eop"/>
                <w:rFonts w:ascii="Aptos" w:hAnsi="Aptos" w:cs="Segoe UI"/>
                <w:sz w:val="17"/>
                <w:szCs w:val="17"/>
              </w:rPr>
              <w:t> </w:t>
            </w:r>
          </w:p>
        </w:tc>
        <w:tc>
          <w:tcPr>
            <w:tcW w:w="4698" w:type="dxa"/>
            <w:vAlign w:val="center"/>
          </w:tcPr>
          <w:p w14:paraId="6BD9E846" w14:textId="15BF89F2"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Filter by S4, S5, SA, SL, or SZ.</w:t>
            </w:r>
            <w:r w:rsidRPr="008B1345">
              <w:rPr>
                <w:rStyle w:val="eop"/>
                <w:rFonts w:ascii="Aptos" w:hAnsi="Aptos" w:cs="Segoe UI"/>
                <w:sz w:val="17"/>
                <w:szCs w:val="17"/>
                <w:lang w:val="en-US"/>
              </w:rPr>
              <w:t> </w:t>
            </w:r>
          </w:p>
        </w:tc>
      </w:tr>
      <w:tr w:rsidR="008B1345" w14:paraId="2B930CC1" w14:textId="77777777" w:rsidTr="00B91817">
        <w:tc>
          <w:tcPr>
            <w:tcW w:w="4698" w:type="dxa"/>
            <w:vAlign w:val="center"/>
          </w:tcPr>
          <w:p w14:paraId="138F8124" w14:textId="701BD26B"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Segmentation</w:t>
            </w:r>
            <w:r>
              <w:rPr>
                <w:rStyle w:val="eop"/>
                <w:rFonts w:ascii="Aptos" w:hAnsi="Aptos" w:cs="Segoe UI"/>
                <w:sz w:val="17"/>
                <w:szCs w:val="17"/>
              </w:rPr>
              <w:t> </w:t>
            </w:r>
          </w:p>
        </w:tc>
        <w:tc>
          <w:tcPr>
            <w:tcW w:w="4698" w:type="dxa"/>
            <w:vAlign w:val="center"/>
          </w:tcPr>
          <w:p w14:paraId="0359EAD8" w14:textId="766433FA"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Filter by customer segmentation: Platinum, Gold, Silver, Bronze, Toll, Blank, or Inactive.</w:t>
            </w:r>
            <w:r w:rsidRPr="008B1345">
              <w:rPr>
                <w:rStyle w:val="eop"/>
                <w:rFonts w:ascii="Aptos" w:hAnsi="Aptos" w:cs="Segoe UI"/>
                <w:sz w:val="17"/>
                <w:szCs w:val="17"/>
                <w:lang w:val="en-US"/>
              </w:rPr>
              <w:t> </w:t>
            </w:r>
          </w:p>
        </w:tc>
      </w:tr>
      <w:tr w:rsidR="008B1345" w14:paraId="23799BDD" w14:textId="77777777" w:rsidTr="00B91817">
        <w:tc>
          <w:tcPr>
            <w:tcW w:w="4698" w:type="dxa"/>
            <w:vAlign w:val="center"/>
          </w:tcPr>
          <w:p w14:paraId="435D0900" w14:textId="7D2AE73E"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BU Revenue</w:t>
            </w:r>
            <w:r>
              <w:rPr>
                <w:rStyle w:val="eop"/>
                <w:rFonts w:ascii="Aptos" w:hAnsi="Aptos" w:cs="Segoe UI"/>
                <w:sz w:val="17"/>
                <w:szCs w:val="17"/>
              </w:rPr>
              <w:t> </w:t>
            </w:r>
          </w:p>
        </w:tc>
        <w:tc>
          <w:tcPr>
            <w:tcW w:w="4698" w:type="dxa"/>
            <w:vAlign w:val="center"/>
          </w:tcPr>
          <w:p w14:paraId="632F2A60" w14:textId="71F6253D"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Use BU Revenue ending in 00 to view intercompany orders only. Use BU Revenue not ending in 00 to view external orders only.</w:t>
            </w:r>
            <w:r w:rsidRPr="008B1345">
              <w:rPr>
                <w:rStyle w:val="eop"/>
                <w:rFonts w:ascii="Aptos" w:hAnsi="Aptos" w:cs="Segoe UI"/>
                <w:sz w:val="17"/>
                <w:szCs w:val="17"/>
                <w:lang w:val="en-US"/>
              </w:rPr>
              <w:t> </w:t>
            </w:r>
          </w:p>
        </w:tc>
      </w:tr>
      <w:tr w:rsidR="008B1345" w14:paraId="7A568C0C" w14:textId="77777777" w:rsidTr="00B91817">
        <w:tc>
          <w:tcPr>
            <w:tcW w:w="4698" w:type="dxa"/>
            <w:vAlign w:val="center"/>
          </w:tcPr>
          <w:p w14:paraId="0B5D31D9" w14:textId="0AFF8EC6"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Reason</w:t>
            </w:r>
            <w:r>
              <w:rPr>
                <w:rStyle w:val="eop"/>
                <w:rFonts w:ascii="Aptos" w:hAnsi="Aptos" w:cs="Segoe UI"/>
                <w:sz w:val="17"/>
                <w:szCs w:val="17"/>
              </w:rPr>
              <w:t> </w:t>
            </w:r>
          </w:p>
        </w:tc>
        <w:tc>
          <w:tcPr>
            <w:tcW w:w="4698" w:type="dxa"/>
            <w:vAlign w:val="center"/>
          </w:tcPr>
          <w:p w14:paraId="114E0D07" w14:textId="0914EDEB"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Exclude or isolate specific OTIF-relevant reason codes for scenario analysis.</w:t>
            </w:r>
            <w:r w:rsidRPr="008B1345">
              <w:rPr>
                <w:rStyle w:val="eop"/>
                <w:rFonts w:ascii="Aptos" w:hAnsi="Aptos" w:cs="Segoe UI"/>
                <w:sz w:val="17"/>
                <w:szCs w:val="17"/>
                <w:lang w:val="en-US"/>
              </w:rPr>
              <w:t> </w:t>
            </w:r>
          </w:p>
        </w:tc>
      </w:tr>
      <w:tr w:rsidR="008B1345" w14:paraId="09401434" w14:textId="77777777" w:rsidTr="00B91817">
        <w:tc>
          <w:tcPr>
            <w:tcW w:w="4698" w:type="dxa"/>
            <w:vAlign w:val="center"/>
          </w:tcPr>
          <w:p w14:paraId="6547A5A3" w14:textId="02F7F564"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Sold-to Name</w:t>
            </w:r>
            <w:r>
              <w:rPr>
                <w:rStyle w:val="eop"/>
                <w:rFonts w:ascii="Aptos" w:hAnsi="Aptos" w:cs="Segoe UI"/>
                <w:sz w:val="17"/>
                <w:szCs w:val="17"/>
              </w:rPr>
              <w:t> </w:t>
            </w:r>
          </w:p>
        </w:tc>
        <w:tc>
          <w:tcPr>
            <w:tcW w:w="4698" w:type="dxa"/>
            <w:vAlign w:val="center"/>
          </w:tcPr>
          <w:p w14:paraId="08AA5308" w14:textId="7D8DA676"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Filter to a specific customer.</w:t>
            </w:r>
            <w:r w:rsidRPr="008B1345">
              <w:rPr>
                <w:rStyle w:val="eop"/>
                <w:rFonts w:ascii="Aptos" w:hAnsi="Aptos" w:cs="Segoe UI"/>
                <w:sz w:val="17"/>
                <w:szCs w:val="17"/>
                <w:lang w:val="en-US"/>
              </w:rPr>
              <w:t> </w:t>
            </w:r>
          </w:p>
        </w:tc>
      </w:tr>
      <w:tr w:rsidR="008B1345" w14:paraId="5AC890F7" w14:textId="77777777" w:rsidTr="00B91817">
        <w:tc>
          <w:tcPr>
            <w:tcW w:w="4698" w:type="dxa"/>
            <w:vAlign w:val="center"/>
          </w:tcPr>
          <w:p w14:paraId="7A53CE80" w14:textId="3E37F25C"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Date Range</w:t>
            </w:r>
            <w:r>
              <w:rPr>
                <w:rStyle w:val="eop"/>
                <w:rFonts w:ascii="Aptos" w:hAnsi="Aptos" w:cs="Segoe UI"/>
                <w:sz w:val="17"/>
                <w:szCs w:val="17"/>
              </w:rPr>
              <w:t> </w:t>
            </w:r>
          </w:p>
        </w:tc>
        <w:tc>
          <w:tcPr>
            <w:tcW w:w="4698" w:type="dxa"/>
            <w:vAlign w:val="center"/>
          </w:tcPr>
          <w:p w14:paraId="7C260CDE" w14:textId="035976C9"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Select the desired reporting window.</w:t>
            </w:r>
            <w:r w:rsidRPr="008B1345">
              <w:rPr>
                <w:rStyle w:val="eop"/>
                <w:rFonts w:ascii="Aptos" w:hAnsi="Aptos" w:cs="Segoe UI"/>
                <w:sz w:val="17"/>
                <w:szCs w:val="17"/>
                <w:lang w:val="en-US"/>
              </w:rPr>
              <w:t> </w:t>
            </w:r>
          </w:p>
        </w:tc>
      </w:tr>
    </w:tbl>
    <w:p w14:paraId="77BE9659" w14:textId="77777777" w:rsidR="00471A39" w:rsidRDefault="00471A39" w:rsidP="000B7802">
      <w:pPr>
        <w:spacing w:before="100" w:beforeAutospacing="1" w:after="240" w:afterAutospacing="1"/>
        <w:rPr>
          <w:b/>
          <w:bCs/>
        </w:rPr>
      </w:pPr>
    </w:p>
    <w:p w14:paraId="56CB6781" w14:textId="727E70E9" w:rsidR="00F268B1" w:rsidRDefault="00950CAC" w:rsidP="000B7802">
      <w:pPr>
        <w:spacing w:before="100" w:beforeAutospacing="1" w:after="240" w:afterAutospacing="1"/>
        <w:rPr>
          <w:b/>
          <w:bCs/>
        </w:rPr>
      </w:pPr>
      <w:r w:rsidRPr="00950CAC">
        <w:rPr>
          <w:b/>
          <w:bCs/>
        </w:rPr>
        <w:t>Shipped As Promised % (Orders)</w:t>
      </w:r>
    </w:p>
    <w:p w14:paraId="6DA9A2C6" w14:textId="0260643A" w:rsidR="00F8744B" w:rsidRPr="009F5962" w:rsidRDefault="002C2BBE" w:rsidP="009F5962">
      <w:pPr>
        <w:spacing w:after="0"/>
      </w:pPr>
      <w:r w:rsidRPr="002C2BBE">
        <w:t xml:space="preserve">This page provides the Shipped </w:t>
      </w:r>
      <w:proofErr w:type="gramStart"/>
      <w:r w:rsidRPr="002C2BBE">
        <w:t>As</w:t>
      </w:r>
      <w:proofErr w:type="gramEnd"/>
      <w:r w:rsidRPr="002C2BBE">
        <w:t xml:space="preserve"> Promised metric at order-header level. It shows performance for all customers and split views for Strategic customers and standard customer segments. </w:t>
      </w:r>
      <w:r w:rsidR="009F5962" w:rsidRPr="009F5962">
        <w:t xml:space="preserve"> </w:t>
      </w:r>
    </w:p>
    <w:p w14:paraId="30277C1A" w14:textId="3D0545A2" w:rsidR="008C3E62" w:rsidRDefault="00F8744B" w:rsidP="00C22666">
      <w:pPr>
        <w:spacing w:before="100" w:beforeAutospacing="1" w:after="240" w:afterAutospacing="1"/>
        <w:rPr>
          <w:b/>
          <w:bCs/>
        </w:rPr>
      </w:pPr>
      <w:r w:rsidRPr="00F8744B">
        <w:rPr>
          <w:b/>
          <w:bCs/>
          <w:noProof/>
        </w:rPr>
        <w:drawing>
          <wp:inline distT="0" distB="0" distL="0" distR="0" wp14:anchorId="1C6E5082" wp14:editId="15EC1D44">
            <wp:extent cx="5972810" cy="202374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2023745"/>
                    </a:xfrm>
                    <a:prstGeom prst="rect">
                      <a:avLst/>
                    </a:prstGeom>
                  </pic:spPr>
                </pic:pic>
              </a:graphicData>
            </a:graphic>
          </wp:inline>
        </w:drawing>
      </w:r>
    </w:p>
    <w:p w14:paraId="411F347E" w14:textId="77777777" w:rsidR="00C22666" w:rsidRPr="00C22666" w:rsidRDefault="00C22666" w:rsidP="00C22666">
      <w:pPr>
        <w:spacing w:before="100" w:beforeAutospacing="1" w:after="240" w:afterAutospacing="1"/>
        <w:rPr>
          <w:b/>
          <w:bCs/>
        </w:rPr>
      </w:pPr>
    </w:p>
    <w:p w14:paraId="5919121D" w14:textId="127F9681" w:rsidR="00E543C4" w:rsidRDefault="00E543C4" w:rsidP="00E543C4">
      <w:pPr>
        <w:spacing w:before="100" w:beforeAutospacing="1" w:after="240" w:afterAutospacing="1"/>
        <w:rPr>
          <w:b/>
          <w:bCs/>
        </w:rPr>
      </w:pPr>
      <w:r w:rsidRPr="00950CAC">
        <w:rPr>
          <w:b/>
          <w:bCs/>
        </w:rPr>
        <w:t>Shipped As Promised % (</w:t>
      </w:r>
      <w:r>
        <w:rPr>
          <w:b/>
          <w:bCs/>
        </w:rPr>
        <w:t>Lines</w:t>
      </w:r>
      <w:r w:rsidRPr="00950CAC">
        <w:rPr>
          <w:b/>
          <w:bCs/>
        </w:rPr>
        <w:t>)</w:t>
      </w:r>
    </w:p>
    <w:p w14:paraId="22C9FE94" w14:textId="525E8E85" w:rsidR="00125308" w:rsidRDefault="006C07D5" w:rsidP="000B7802">
      <w:pPr>
        <w:spacing w:before="100" w:beforeAutospacing="1" w:after="240" w:afterAutospacing="1"/>
      </w:pPr>
      <w:r w:rsidRPr="006C07D5">
        <w:t xml:space="preserve">This page mirrors the order-level view but calculates performance at order-line level. This is the preferred view for operational discussions because it reflects performance at the line execution level. </w:t>
      </w:r>
    </w:p>
    <w:p w14:paraId="147839F1" w14:textId="7C98E198" w:rsidR="000B7802" w:rsidRDefault="00E543C4" w:rsidP="000B7802">
      <w:pPr>
        <w:spacing w:before="100" w:beforeAutospacing="1" w:after="240" w:afterAutospacing="1"/>
      </w:pPr>
      <w:r w:rsidRPr="00E543C4">
        <w:rPr>
          <w:noProof/>
        </w:rPr>
        <w:lastRenderedPageBreak/>
        <w:drawing>
          <wp:inline distT="0" distB="0" distL="0" distR="0" wp14:anchorId="10138C84" wp14:editId="4D320AEC">
            <wp:extent cx="5972810" cy="206057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2060575"/>
                    </a:xfrm>
                    <a:prstGeom prst="rect">
                      <a:avLst/>
                    </a:prstGeom>
                  </pic:spPr>
                </pic:pic>
              </a:graphicData>
            </a:graphic>
          </wp:inline>
        </w:drawing>
      </w:r>
    </w:p>
    <w:p w14:paraId="79745A03" w14:textId="77777777" w:rsidR="00842E1B" w:rsidRDefault="00842E1B" w:rsidP="000B7802">
      <w:pPr>
        <w:spacing w:before="100" w:beforeAutospacing="1" w:after="240" w:afterAutospacing="1"/>
      </w:pPr>
    </w:p>
    <w:p w14:paraId="73A1CFF8" w14:textId="54C1B533" w:rsidR="006C3028" w:rsidRDefault="001F039C" w:rsidP="000B7802">
      <w:pPr>
        <w:spacing w:before="100" w:beforeAutospacing="1" w:after="240" w:afterAutospacing="1"/>
        <w:rPr>
          <w:b/>
          <w:bCs/>
        </w:rPr>
      </w:pPr>
      <w:r w:rsidRPr="001F039C">
        <w:rPr>
          <w:b/>
          <w:bCs/>
        </w:rPr>
        <w:t>OTIF by Reason</w:t>
      </w:r>
    </w:p>
    <w:p w14:paraId="1723BD60" w14:textId="26B10EB3" w:rsidR="001F039C" w:rsidRDefault="00590E21" w:rsidP="000B7802">
      <w:pPr>
        <w:spacing w:before="100" w:beforeAutospacing="1" w:after="240" w:afterAutospacing="1"/>
      </w:pPr>
      <w:r w:rsidRPr="00590E21">
        <w:t>This page provides a detailed view of OTIF misses by reason code. It links late lines, revision reasons, order-line comments, and the revision log to support root-cause analysis. </w:t>
      </w:r>
    </w:p>
    <w:p w14:paraId="556C6395" w14:textId="77777777" w:rsidR="00590E21" w:rsidRPr="001F039C" w:rsidRDefault="00590E21" w:rsidP="000B7802">
      <w:pPr>
        <w:spacing w:before="100" w:beforeAutospacing="1" w:after="240" w:afterAutospacing="1"/>
      </w:pPr>
    </w:p>
    <w:p w14:paraId="1C52A20D" w14:textId="21340EEE" w:rsidR="006C3028" w:rsidRDefault="001F039C" w:rsidP="000B7802">
      <w:pPr>
        <w:spacing w:before="100" w:beforeAutospacing="1" w:after="240" w:afterAutospacing="1"/>
      </w:pPr>
      <w:r w:rsidRPr="001F039C">
        <w:rPr>
          <w:noProof/>
        </w:rPr>
        <w:drawing>
          <wp:inline distT="0" distB="0" distL="0" distR="0" wp14:anchorId="652D7F66" wp14:editId="70363D2A">
            <wp:extent cx="5972810" cy="334200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3342005"/>
                    </a:xfrm>
                    <a:prstGeom prst="rect">
                      <a:avLst/>
                    </a:prstGeom>
                  </pic:spPr>
                </pic:pic>
              </a:graphicData>
            </a:graphic>
          </wp:inline>
        </w:drawing>
      </w:r>
    </w:p>
    <w:p w14:paraId="205E78F1" w14:textId="77777777" w:rsidR="00ED54E9" w:rsidRDefault="00ED54E9" w:rsidP="000B7802">
      <w:pPr>
        <w:spacing w:before="100" w:beforeAutospacing="1" w:after="240" w:afterAutospacing="1"/>
      </w:pPr>
      <w:r w:rsidRPr="00ED54E9">
        <w:t>Important: OTIF hits by reason may be higher than the number of late lines because one late line can be affected by multiple different reason codes. For example, a line affected by both an L3 raw material delay and a T1 logistics delay counts as one late line but two reason hits in reason analysis. </w:t>
      </w:r>
    </w:p>
    <w:p w14:paraId="645D82B5" w14:textId="77777777" w:rsidR="00ED54E9" w:rsidRDefault="00426118" w:rsidP="00ED54E9">
      <w:pPr>
        <w:spacing w:before="100" w:beforeAutospacing="1" w:after="240" w:afterAutospacing="1"/>
        <w:jc w:val="center"/>
      </w:pPr>
      <w:r w:rsidRPr="00426118">
        <w:rPr>
          <w:noProof/>
        </w:rPr>
        <w:lastRenderedPageBreak/>
        <w:drawing>
          <wp:inline distT="0" distB="0" distL="0" distR="0" wp14:anchorId="29A26B94" wp14:editId="0618E911">
            <wp:extent cx="1968572" cy="242930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76678" cy="2439305"/>
                    </a:xfrm>
                    <a:prstGeom prst="rect">
                      <a:avLst/>
                    </a:prstGeom>
                  </pic:spPr>
                </pic:pic>
              </a:graphicData>
            </a:graphic>
          </wp:inline>
        </w:drawing>
      </w:r>
    </w:p>
    <w:p w14:paraId="6E6B427E" w14:textId="6F112111" w:rsidR="00ED54E9" w:rsidRDefault="00ED54E9" w:rsidP="00ED54E9">
      <w:pPr>
        <w:spacing w:before="100" w:beforeAutospacing="1" w:after="240" w:afterAutospacing="1"/>
        <w:jc w:val="center"/>
      </w:pPr>
      <w:r w:rsidRPr="00ED54E9">
        <w:rPr>
          <w:i/>
          <w:iCs/>
        </w:rPr>
        <w:t>OTIF by Reason summary table.</w:t>
      </w:r>
    </w:p>
    <w:p w14:paraId="4D92CC49" w14:textId="005E5DFF" w:rsidR="00715929" w:rsidRDefault="00F00956" w:rsidP="00F46E34">
      <w:pPr>
        <w:spacing w:before="100" w:beforeAutospacing="1" w:after="240" w:afterAutospacing="1"/>
        <w:ind w:left="360"/>
      </w:pPr>
      <w:r w:rsidRPr="00F00956">
        <w:rPr>
          <w:noProof/>
        </w:rPr>
        <w:drawing>
          <wp:inline distT="0" distB="0" distL="0" distR="0" wp14:anchorId="3F48C163" wp14:editId="213BAE62">
            <wp:extent cx="5972810" cy="2683510"/>
            <wp:effectExtent l="0" t="0" r="889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2683510"/>
                    </a:xfrm>
                    <a:prstGeom prst="rect">
                      <a:avLst/>
                    </a:prstGeom>
                  </pic:spPr>
                </pic:pic>
              </a:graphicData>
            </a:graphic>
          </wp:inline>
        </w:drawing>
      </w:r>
    </w:p>
    <w:p w14:paraId="3B0FE419" w14:textId="0C75BF6D" w:rsidR="00C427A3" w:rsidRDefault="00E74FD1" w:rsidP="0078551A">
      <w:pPr>
        <w:spacing w:before="100" w:beforeAutospacing="1" w:after="240" w:afterAutospacing="1"/>
        <w:ind w:left="360"/>
        <w:jc w:val="center"/>
      </w:pPr>
      <w:r w:rsidRPr="00E74FD1">
        <w:rPr>
          <w:i/>
          <w:iCs/>
        </w:rPr>
        <w:t>Order Lines with comments.</w:t>
      </w:r>
    </w:p>
    <w:p w14:paraId="45F2B049" w14:textId="4762C894" w:rsidR="00CD51E9" w:rsidRDefault="00C427A3" w:rsidP="0078551A">
      <w:pPr>
        <w:spacing w:before="100" w:beforeAutospacing="1" w:after="240" w:afterAutospacing="1"/>
        <w:jc w:val="center"/>
      </w:pPr>
      <w:r w:rsidRPr="00C427A3">
        <w:rPr>
          <w:noProof/>
        </w:rPr>
        <w:lastRenderedPageBreak/>
        <w:drawing>
          <wp:inline distT="0" distB="0" distL="0" distR="0" wp14:anchorId="33B5A27E" wp14:editId="323CCFAB">
            <wp:extent cx="5972810" cy="303022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3030220"/>
                    </a:xfrm>
                    <a:prstGeom prst="rect">
                      <a:avLst/>
                    </a:prstGeom>
                  </pic:spPr>
                </pic:pic>
              </a:graphicData>
            </a:graphic>
          </wp:inline>
        </w:drawing>
      </w:r>
    </w:p>
    <w:p w14:paraId="08F8B41A" w14:textId="431D8876" w:rsidR="0078551A" w:rsidRDefault="0078551A" w:rsidP="0078551A">
      <w:pPr>
        <w:spacing w:before="100" w:beforeAutospacing="1" w:after="240" w:afterAutospacing="1"/>
        <w:jc w:val="center"/>
      </w:pPr>
      <w:r w:rsidRPr="0078551A">
        <w:rPr>
          <w:i/>
          <w:iCs/>
        </w:rPr>
        <w:t>Revision log detail.</w:t>
      </w:r>
      <w:r w:rsidRPr="0078551A">
        <w:t> </w:t>
      </w:r>
    </w:p>
    <w:p w14:paraId="208A2D14" w14:textId="77777777" w:rsidR="00922AC2" w:rsidRDefault="00922AC2" w:rsidP="000B7802">
      <w:pPr>
        <w:spacing w:before="100" w:beforeAutospacing="1" w:after="240" w:afterAutospacing="1"/>
      </w:pPr>
    </w:p>
    <w:p w14:paraId="15251927" w14:textId="5F8CA449" w:rsidR="00C427A3" w:rsidRDefault="00C427A3" w:rsidP="00C427A3">
      <w:pPr>
        <w:spacing w:before="100" w:beforeAutospacing="1" w:after="240" w:afterAutospacing="1"/>
        <w:rPr>
          <w:b/>
          <w:bCs/>
        </w:rPr>
      </w:pPr>
      <w:r w:rsidRPr="001F039C">
        <w:rPr>
          <w:b/>
          <w:bCs/>
        </w:rPr>
        <w:t xml:space="preserve">OTIF by </w:t>
      </w:r>
      <w:r>
        <w:rPr>
          <w:b/>
          <w:bCs/>
        </w:rPr>
        <w:t>Days moved</w:t>
      </w:r>
    </w:p>
    <w:p w14:paraId="7B5C803D" w14:textId="45566C55" w:rsidR="002D0DA5" w:rsidRDefault="0078551A" w:rsidP="00C427A3">
      <w:pPr>
        <w:spacing w:before="100" w:beforeAutospacing="1" w:after="240" w:afterAutospacing="1"/>
        <w:rPr>
          <w:b/>
          <w:bCs/>
        </w:rPr>
      </w:pPr>
      <w:r w:rsidRPr="0078551A">
        <w:t>This page shows OTIF misses and the related days moved, enabling both frequency and impact assessment by reason code. </w:t>
      </w:r>
    </w:p>
    <w:p w14:paraId="333C25BB" w14:textId="6513BC7C" w:rsidR="00C427A3" w:rsidRDefault="001F16D4" w:rsidP="000B7802">
      <w:pPr>
        <w:spacing w:before="100" w:beforeAutospacing="1" w:after="240" w:afterAutospacing="1"/>
      </w:pPr>
      <w:r w:rsidRPr="001F16D4">
        <w:rPr>
          <w:noProof/>
        </w:rPr>
        <w:drawing>
          <wp:inline distT="0" distB="0" distL="0" distR="0" wp14:anchorId="4132D39D" wp14:editId="6525D6F0">
            <wp:extent cx="5972810" cy="305689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3056890"/>
                    </a:xfrm>
                    <a:prstGeom prst="rect">
                      <a:avLst/>
                    </a:prstGeom>
                  </pic:spPr>
                </pic:pic>
              </a:graphicData>
            </a:graphic>
          </wp:inline>
        </w:drawing>
      </w:r>
    </w:p>
    <w:p w14:paraId="08058965" w14:textId="77777777" w:rsidR="005C2AA0" w:rsidRDefault="005C2AA0" w:rsidP="000B7802">
      <w:pPr>
        <w:spacing w:before="100" w:beforeAutospacing="1" w:after="240" w:afterAutospacing="1"/>
      </w:pPr>
    </w:p>
    <w:p w14:paraId="73782D3C" w14:textId="5B9ACF89" w:rsidR="005C2AA0" w:rsidRDefault="005C2AA0" w:rsidP="005C2AA0">
      <w:pPr>
        <w:spacing w:before="100" w:beforeAutospacing="1" w:after="240" w:afterAutospacing="1"/>
        <w:rPr>
          <w:b/>
          <w:bCs/>
        </w:rPr>
      </w:pPr>
      <w:r w:rsidRPr="001F039C">
        <w:rPr>
          <w:b/>
          <w:bCs/>
        </w:rPr>
        <w:lastRenderedPageBreak/>
        <w:t xml:space="preserve">OTIF by </w:t>
      </w:r>
      <w:r>
        <w:rPr>
          <w:b/>
          <w:bCs/>
        </w:rPr>
        <w:t>Department</w:t>
      </w:r>
    </w:p>
    <w:p w14:paraId="118B89E9" w14:textId="7034DC8B" w:rsidR="00695427" w:rsidRDefault="00F02C44" w:rsidP="000B7802">
      <w:pPr>
        <w:spacing w:before="100" w:beforeAutospacing="1" w:after="240" w:afterAutospacing="1"/>
      </w:pPr>
      <w:r w:rsidRPr="00F02C44">
        <w:t>This page summarizes ownership of OTIF misses by department and displays both the number of OTIF hits and the days moved associated with each category. </w:t>
      </w:r>
    </w:p>
    <w:p w14:paraId="03652380" w14:textId="6338C0F7" w:rsidR="005C2AA0" w:rsidRDefault="005C2AA0" w:rsidP="000B7802">
      <w:pPr>
        <w:spacing w:before="100" w:beforeAutospacing="1" w:after="240" w:afterAutospacing="1"/>
      </w:pPr>
      <w:r w:rsidRPr="005C2AA0">
        <w:rPr>
          <w:noProof/>
        </w:rPr>
        <w:drawing>
          <wp:inline distT="0" distB="0" distL="0" distR="0" wp14:anchorId="134FA5D1" wp14:editId="71191B5A">
            <wp:extent cx="5972810" cy="302260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810" cy="3022600"/>
                    </a:xfrm>
                    <a:prstGeom prst="rect">
                      <a:avLst/>
                    </a:prstGeom>
                  </pic:spPr>
                </pic:pic>
              </a:graphicData>
            </a:graphic>
          </wp:inline>
        </w:drawing>
      </w:r>
    </w:p>
    <w:p w14:paraId="44A224E1" w14:textId="77777777" w:rsidR="00C427A3" w:rsidRDefault="00C427A3" w:rsidP="000B7802">
      <w:pPr>
        <w:spacing w:before="100" w:beforeAutospacing="1" w:after="240" w:afterAutospacing="1"/>
      </w:pPr>
    </w:p>
    <w:p w14:paraId="5F1B1295" w14:textId="3764FD08" w:rsidR="00036C5D" w:rsidRDefault="00036C5D" w:rsidP="00036C5D">
      <w:pPr>
        <w:spacing w:before="100" w:beforeAutospacing="1" w:after="240" w:afterAutospacing="1"/>
        <w:rPr>
          <w:b/>
          <w:bCs/>
        </w:rPr>
      </w:pPr>
      <w:r w:rsidRPr="001F039C">
        <w:rPr>
          <w:b/>
          <w:bCs/>
        </w:rPr>
        <w:t xml:space="preserve">OTIF </w:t>
      </w:r>
      <w:r>
        <w:rPr>
          <w:b/>
          <w:bCs/>
        </w:rPr>
        <w:t>Analysis</w:t>
      </w:r>
      <w:r w:rsidR="00F02C44">
        <w:rPr>
          <w:b/>
          <w:bCs/>
        </w:rPr>
        <w:t xml:space="preserve"> and Pareto views</w:t>
      </w:r>
    </w:p>
    <w:p w14:paraId="0AACB17B" w14:textId="2FE0D46C" w:rsidR="009F36C0" w:rsidRPr="009F36C0" w:rsidRDefault="00F02C44" w:rsidP="00036C5D">
      <w:pPr>
        <w:spacing w:before="100" w:beforeAutospacing="1" w:after="240" w:afterAutospacing="1"/>
      </w:pPr>
      <w:r w:rsidRPr="00F02C44">
        <w:t>The OTIF Analysis page provides detailed transactional data that can be exported for additional analysis. The Pareto views prioritize the most material OTIF reasons either by count of hits or by days moved. </w:t>
      </w:r>
    </w:p>
    <w:p w14:paraId="5A531AF8" w14:textId="3FA78634" w:rsidR="00C427A3" w:rsidRDefault="009F36C0" w:rsidP="000B7802">
      <w:pPr>
        <w:spacing w:before="100" w:beforeAutospacing="1" w:after="240" w:afterAutospacing="1"/>
      </w:pPr>
      <w:r w:rsidRPr="009F36C0">
        <w:rPr>
          <w:noProof/>
        </w:rPr>
        <w:lastRenderedPageBreak/>
        <w:drawing>
          <wp:inline distT="0" distB="0" distL="0" distR="0" wp14:anchorId="18D444DF" wp14:editId="4599731A">
            <wp:extent cx="5972810" cy="2950210"/>
            <wp:effectExtent l="0" t="0" r="889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810" cy="2950210"/>
                    </a:xfrm>
                    <a:prstGeom prst="rect">
                      <a:avLst/>
                    </a:prstGeom>
                  </pic:spPr>
                </pic:pic>
              </a:graphicData>
            </a:graphic>
          </wp:inline>
        </w:drawing>
      </w:r>
    </w:p>
    <w:p w14:paraId="6BD12A54" w14:textId="1D34839B" w:rsidR="00573086" w:rsidRDefault="00573086" w:rsidP="00573086">
      <w:pPr>
        <w:spacing w:before="100" w:beforeAutospacing="1" w:after="240" w:afterAutospacing="1"/>
        <w:jc w:val="center"/>
      </w:pPr>
      <w:r w:rsidRPr="00573086">
        <w:rPr>
          <w:i/>
          <w:iCs/>
        </w:rPr>
        <w:t>OTIF Analysis extract view.</w:t>
      </w:r>
    </w:p>
    <w:p w14:paraId="33E2D98E" w14:textId="33F62001" w:rsidR="006C3028" w:rsidRDefault="00774CFD" w:rsidP="000B7802">
      <w:pPr>
        <w:spacing w:before="100" w:beforeAutospacing="1" w:after="240" w:afterAutospacing="1"/>
      </w:pPr>
      <w:r w:rsidRPr="00774CFD">
        <w:rPr>
          <w:noProof/>
        </w:rPr>
        <w:drawing>
          <wp:inline distT="0" distB="0" distL="0" distR="0" wp14:anchorId="043694D1" wp14:editId="1C622511">
            <wp:extent cx="5972810" cy="3063240"/>
            <wp:effectExtent l="0" t="0" r="889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810" cy="3063240"/>
                    </a:xfrm>
                    <a:prstGeom prst="rect">
                      <a:avLst/>
                    </a:prstGeom>
                  </pic:spPr>
                </pic:pic>
              </a:graphicData>
            </a:graphic>
          </wp:inline>
        </w:drawing>
      </w:r>
    </w:p>
    <w:p w14:paraId="43719FBE" w14:textId="0F810DCE" w:rsidR="00EC4535" w:rsidRPr="00573086" w:rsidRDefault="00573086" w:rsidP="00573086">
      <w:pPr>
        <w:spacing w:before="100" w:beforeAutospacing="1" w:after="240" w:afterAutospacing="1"/>
        <w:jc w:val="center"/>
        <w:rPr>
          <w:i/>
          <w:iCs/>
        </w:rPr>
      </w:pPr>
      <w:r w:rsidRPr="00573086">
        <w:rPr>
          <w:i/>
          <w:iCs/>
        </w:rPr>
        <w:t>Pareto by OTIF hits.</w:t>
      </w:r>
      <w:r w:rsidR="00EC4535">
        <w:t xml:space="preserve"> </w:t>
      </w:r>
    </w:p>
    <w:p w14:paraId="29508003" w14:textId="4F7648A0" w:rsidR="00EC4535" w:rsidRDefault="00EC4535" w:rsidP="000B7802">
      <w:pPr>
        <w:spacing w:before="100" w:beforeAutospacing="1" w:after="240" w:afterAutospacing="1"/>
      </w:pPr>
      <w:r w:rsidRPr="00EC4535">
        <w:rPr>
          <w:noProof/>
        </w:rPr>
        <w:lastRenderedPageBreak/>
        <w:drawing>
          <wp:inline distT="0" distB="0" distL="0" distR="0" wp14:anchorId="30E534A7" wp14:editId="0AD45FBF">
            <wp:extent cx="5972810" cy="3007360"/>
            <wp:effectExtent l="0" t="0" r="889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3007360"/>
                    </a:xfrm>
                    <a:prstGeom prst="rect">
                      <a:avLst/>
                    </a:prstGeom>
                  </pic:spPr>
                </pic:pic>
              </a:graphicData>
            </a:graphic>
          </wp:inline>
        </w:drawing>
      </w:r>
    </w:p>
    <w:p w14:paraId="49124F52" w14:textId="17D3E373" w:rsidR="00573086" w:rsidRDefault="00573086" w:rsidP="00573086">
      <w:pPr>
        <w:spacing w:before="100" w:beforeAutospacing="1" w:after="240" w:afterAutospacing="1"/>
        <w:jc w:val="center"/>
      </w:pPr>
      <w:del w:id="1068" w:author="Zack Bishop" w:date="2026-07-07T09:30:00Z">
        <w:r>
          <w:rPr>
            <w:i/>
            <w:iCs/>
          </w:rPr>
          <w:delText xml:space="preserve">Figure 11. </w:delText>
        </w:r>
      </w:del>
      <w:r>
        <w:rPr>
          <w:i/>
          <w:iCs/>
        </w:rPr>
        <w:t xml:space="preserve">Pareto by days moved.</w:t>
      </w:r>
    </w:p>
    <w:p w14:paraId="6CEA1791" w14:textId="5B9F137E" w:rsidR="005E48BE" w:rsidRPr="006E15E6" w:rsidRDefault="005E48BE" w:rsidP="000B7802">
      <w:pPr>
        <w:spacing w:before="100" w:beforeAutospacing="1" w:after="240" w:afterAutospacing="1"/>
        <w:rPr>
          <w:b/>
          <w:bCs/>
        </w:rPr>
      </w:pPr>
      <w:r w:rsidRPr="006E15E6">
        <w:rPr>
          <w:b/>
          <w:bCs/>
        </w:rPr>
        <w:t>OTIF Maintenance</w:t>
      </w:r>
    </w:p>
    <w:p w14:paraId="34E2EAA9" w14:textId="77777777" w:rsidR="006E15E6" w:rsidRDefault="006E15E6" w:rsidP="000B7802">
      <w:pPr>
        <w:spacing w:before="100" w:beforeAutospacing="1" w:after="240" w:afterAutospacing="1"/>
      </w:pPr>
      <w:r>
        <w:t xml:space="preserve">The OTIF Maintenance page supports centralized correction and contextualization of OTIF reason data. </w:t>
      </w:r>
      <w:del w:id="1069" w:author="Zack Bishop" w:date="2026-07-07T09:30:00Z">
        <w:r>
          <w:delText xml:space="preserve">It</w:delText>
        </w:r>
      </w:del>
      <w:ins w:id="1070" w:author="Zack Bishop" w:date="2026-07-07T09:30:00Z">
        <w:commentRangeStart w:id="6"/>
        <w:r>
          <w:t xml:space="preserve">Any</w:t>
        </w:r>
      </w:ins>
      <w:r>
        <w:t xml:space="preserve"> </w:t>
      </w:r>
      <w:del w:id="1071" w:author="Zack Bishop" w:date="2026-07-07T09:30:00Z">
        <w:r>
          <w:delText xml:space="preserve">allows</w:delText>
        </w:r>
      </w:del>
      <w:ins w:id="1072" w:author="Zack Bishop" w:date="2026-07-07T09:30:00Z">
        <w:r>
          <w:t xml:space="preserve">user</w:t>
        </w:r>
      </w:ins>
      <w:r>
        <w:t xml:space="preserve"> </w:t>
      </w:r>
      <w:del w:id="1073" w:author="Zack Bishop" w:date="2026-07-07T09:30:00Z">
        <w:r>
          <w:delText xml:space="preserve">authorized</w:delText>
        </w:r>
      </w:del>
      <w:ins w:id="1074" w:author="Zack Bishop" w:date="2026-07-07T09:30:00Z">
        <w:r>
          <w:t xml:space="preserve">with</w:t>
        </w:r>
      </w:ins>
      <w:r>
        <w:t xml:space="preserve"> </w:t>
      </w:r>
      <w:del w:id="1075" w:author="Zack Bishop" w:date="2026-07-07T09:30:00Z">
        <w:r>
          <w:delText xml:space="preserve">users</w:delText>
        </w:r>
      </w:del>
      <w:ins w:id="1076" w:author="Zack Bishop" w:date="2026-07-07T09:30:00Z">
        <w:r>
          <w:t xml:space="preserve">report</w:t>
        </w:r>
      </w:ins>
      <w:r>
        <w:t xml:space="preserve"> </w:t>
      </w:r>
      <w:del w:id="1077" w:author="Zack Bishop" w:date="2026-07-07T09:30:00Z">
        <w:r>
          <w:delText xml:space="preserve">to</w:delText>
        </w:r>
      </w:del>
      <w:ins w:id="1078" w:author="Zack Bishop" w:date="2026-07-07T09:30:00Z">
        <w:r>
          <w:t xml:space="preserve">access can</w:t>
        </w:r>
        <w:commentRangeEnd w:id="6"/>
        <w:r>
          <w:rPr>
            <w:rStyle w:val="CommentReference"/>
          </w:rPr>
          <w:commentReference w:id="6"/>
        </w:r>
      </w:ins>
      <w:r>
        <w:t xml:space="preserve"> correct reason codes and enter comments directly in the tool, reducing the need for separate offline trackers.</w:t>
      </w:r>
      <w:del w:id="1079" w:author="Zack Bishop" w:date="2026-07-07T09:30:00Z">
        <w:r>
          <w:delText xml:space="preserve"> </w:delText>
        </w:r>
      </w:del>
    </w:p>
    <w:p w14:paraId="46263B9D" w14:textId="77777777" w:rsidR="006E15E6" w:rsidRDefault="006E15E6" w:rsidP="000B7802">
      <w:pPr>
        <w:spacing w:before="100" w:beforeAutospacing="1" w:after="240" w:afterAutospacing="1"/>
      </w:pPr>
    </w:p>
    <w:p w14:paraId="1447E2F1" w14:textId="00513335" w:rsidR="00BF2A7F" w:rsidRDefault="00B3752A" w:rsidP="000B7802">
      <w:pPr>
        <w:spacing w:before="100" w:beforeAutospacing="1" w:after="240" w:afterAutospacing="1"/>
      </w:pPr>
      <w:r w:rsidRPr="005E48BE">
        <w:rPr>
          <w:noProof/>
        </w:rPr>
        <w:drawing>
          <wp:inline distT="0" distB="0" distL="0" distR="0" wp14:anchorId="01813EC9" wp14:editId="344AF226">
            <wp:extent cx="5972810" cy="3268345"/>
            <wp:effectExtent l="0" t="0" r="889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810" cy="3268345"/>
                    </a:xfrm>
                    <a:prstGeom prst="rect">
                      <a:avLst/>
                    </a:prstGeom>
                  </pic:spPr>
                </pic:pic>
              </a:graphicData>
            </a:graphic>
          </wp:inline>
        </w:drawing>
      </w:r>
    </w:p>
    <w:p w14:paraId="2792570E" w14:textId="77777777" w:rsidR="007431E5" w:rsidRDefault="007431E5" w:rsidP="007431E5">
      <w:pPr>
        <w:spacing w:before="100" w:beforeAutospacing="1" w:after="240" w:afterAutospacing="1"/>
        <w:rPr>
          <w:b/>
          <w:bCs/>
        </w:rPr>
      </w:pPr>
    </w:p>
    <w:p w14:paraId="20D27CB3" w14:textId="3A4942BE" w:rsidR="007431E5" w:rsidRPr="007431E5" w:rsidRDefault="007431E5" w:rsidP="007431E5">
      <w:pPr>
        <w:spacing w:before="100" w:beforeAutospacing="1" w:after="240" w:afterAutospacing="1"/>
        <w:rPr>
          <w:b/>
          <w:bCs/>
        </w:rPr>
      </w:pPr>
      <w:r w:rsidRPr="007431E5">
        <w:rPr>
          <w:b/>
          <w:bCs/>
        </w:rPr>
        <w:t>Reason correction </w:t>
      </w:r>
    </w:p>
    <w:p w14:paraId="2A14E5EF" w14:textId="6CD0C996" w:rsidR="007431E5" w:rsidRPr="007431E5" w:rsidRDefault="007431E5" w:rsidP="007431E5">
      <w:pPr>
        <w:spacing w:before="100" w:beforeAutospacing="1" w:after="240" w:afterAutospacing="1"/>
        <w:rPr>
          <w:b/>
          <w:bCs/>
          <w:lang w:val="fr-LU"/>
        </w:rPr>
      </w:pPr>
      <w:r>
        <w:t xml:space="preserve">If an incorrect reason was assigned, enter the correct value in the Override Reason field. The override reason replaces the previous reason in the </w:t>
      </w:r>
      <w:del w:id="1080" w:author="Zack Bishop" w:date="2026-07-07T09:30:00Z">
        <w:r>
          <w:delText xml:space="preserve">report</w:delText>
        </w:r>
      </w:del>
      <w:ins w:id="1081" w:author="Zack Bishop" w:date="2026-07-07T09:30:00Z">
        <w:commentRangeStart w:id="7"/>
        <w:r>
          <w:t xml:space="preserve">metric</w:t>
        </w:r>
      </w:ins>
      <w:r>
        <w:t xml:space="preserve"> logic and is reflected in the OTIF metrics after the </w:t>
      </w:r>
      <w:ins w:id="1082" w:author="Zack Bishop" w:date="2026-07-07T09:30:00Z">
        <w:r>
          <w:t xml:space="preserve">next </w:t>
        </w:r>
      </w:ins>
      <w:r>
        <w:t xml:space="preserve">report </w:t>
      </w:r>
      <w:del w:id="1083" w:author="Zack Bishop" w:date="2026-07-07T09:30:00Z">
        <w:r>
          <w:delText xml:space="preserve">refresh</w:delText>
        </w:r>
      </w:del>
      <w:ins w:id="1084" w:author="Zack Bishop" w:date="2026-07-07T09:30:00Z">
        <w:r>
          <w:t xml:space="preserve">refresh.</w:t>
        </w:r>
      </w:ins>
      <w:r>
        <w:t xml:space="preserve"> </w:t>
      </w:r>
      <w:del w:id="1085" w:author="Zack Bishop" w:date="2026-07-07T09:30:00Z">
        <w:r>
          <w:delText xml:space="preserve">cycle.</w:delText>
        </w:r>
      </w:del>
      <w:ins w:id="1086" w:author="Zack Bishop" w:date="2026-07-07T09:30:00Z">
        <w:r>
          <w:t xml:space="preserve">The</w:t>
        </w:r>
      </w:ins>
      <w:r>
        <w:t xml:space="preserve"> </w:t>
      </w:r>
      <w:ins w:id="1087" w:author="Zack Bishop" w:date="2026-07-07T09:30:00Z">
        <w:r>
          <w:t xml:space="preserve">originally reported reason is always retained so that as-reported performance can still be compared.</w:t>
        </w:r>
        <w:commentRangeEnd w:id="7"/>
        <w:r>
          <w:rPr>
            <w:rStyle w:val="CommentReference"/>
          </w:rPr>
          <w:commentReference w:id="7"/>
        </w:r>
      </w:ins>
    </w:p>
    <w:p w14:paraId="104D5D9D" w14:textId="72182BEF" w:rsidR="001D458E" w:rsidRDefault="001D458E" w:rsidP="000B7802">
      <w:pPr>
        <w:spacing w:before="100" w:beforeAutospacing="1" w:after="240" w:afterAutospacing="1"/>
      </w:pPr>
      <w:r w:rsidRPr="001D458E">
        <w:rPr>
          <w:noProof/>
        </w:rPr>
        <w:drawing>
          <wp:inline distT="0" distB="0" distL="0" distR="0" wp14:anchorId="245A610B" wp14:editId="3340A3D1">
            <wp:extent cx="5972810" cy="1580515"/>
            <wp:effectExtent l="0" t="0" r="889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810" cy="1580515"/>
                    </a:xfrm>
                    <a:prstGeom prst="rect">
                      <a:avLst/>
                    </a:prstGeom>
                  </pic:spPr>
                </pic:pic>
              </a:graphicData>
            </a:graphic>
          </wp:inline>
        </w:drawing>
      </w:r>
    </w:p>
    <w:p w14:paraId="45F57525" w14:textId="77777777" w:rsidR="00217289" w:rsidRPr="00217289" w:rsidRDefault="00217289" w:rsidP="00217289">
      <w:pPr>
        <w:spacing w:before="100" w:beforeAutospacing="1" w:after="240" w:afterAutospacing="1"/>
        <w:rPr>
          <w:b/>
          <w:bCs/>
        </w:rPr>
      </w:pPr>
      <w:r w:rsidRPr="00217289">
        <w:rPr>
          <w:b/>
          <w:bCs/>
        </w:rPr>
        <w:t>Order-line comments </w:t>
      </w:r>
    </w:p>
    <w:p w14:paraId="3C56C288" w14:textId="37B215A7" w:rsidR="00217289" w:rsidRPr="00217289" w:rsidRDefault="00217289" w:rsidP="00217289">
      <w:pPr>
        <w:spacing w:before="100" w:beforeAutospacing="1" w:after="240" w:afterAutospacing="1"/>
        <w:rPr>
          <w:b/>
          <w:bCs/>
        </w:rPr>
      </w:pPr>
      <w:r w:rsidRPr="00217289">
        <w:t>Comments may be entered at order-line level to provide additional context for the OTIF hit. Comments should be factual, concise, and business-relevant. </w:t>
      </w:r>
    </w:p>
    <w:p w14:paraId="1EB92448" w14:textId="1F8E6395" w:rsidR="005E48BE" w:rsidRDefault="009C7ED4" w:rsidP="000B7802">
      <w:pPr>
        <w:spacing w:before="100" w:beforeAutospacing="1" w:after="240" w:afterAutospacing="1"/>
      </w:pPr>
      <w:r w:rsidRPr="009C7ED4">
        <w:rPr>
          <w:noProof/>
        </w:rPr>
        <w:drawing>
          <wp:inline distT="0" distB="0" distL="0" distR="0" wp14:anchorId="348F0280" wp14:editId="1311274D">
            <wp:extent cx="5972810" cy="1427480"/>
            <wp:effectExtent l="0" t="0" r="889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810" cy="1427480"/>
                    </a:xfrm>
                    <a:prstGeom prst="rect">
                      <a:avLst/>
                    </a:prstGeom>
                  </pic:spPr>
                </pic:pic>
              </a:graphicData>
            </a:graphic>
          </wp:inline>
        </w:drawing>
      </w:r>
    </w:p>
    <w:p w14:paraId="1A43C47E" w14:textId="77777777" w:rsidR="005E48BE" w:rsidRPr="00020ED7" w:rsidRDefault="005E48BE" w:rsidP="000B7802">
      <w:pPr>
        <w:spacing w:before="100" w:beforeAutospacing="1" w:after="240" w:afterAutospacing="1"/>
      </w:pPr>
    </w:p>
    <w:p w14:paraId="744E7E94" w14:textId="28730F42" w:rsidR="00744845" w:rsidRPr="00020ED7" w:rsidRDefault="009D7697" w:rsidP="009F4765">
      <w:pPr>
        <w:pStyle w:val="Heading1"/>
      </w:pPr>
      <w:r w:rsidRPr="009D7697">
        <w:t>Roles and Responsibilities</w:t>
      </w:r>
    </w:p>
    <w:p w14:paraId="025AF505" w14:textId="5E12D270" w:rsidR="008B4886" w:rsidRDefault="008B4886" w:rsidP="009D7697">
      <w:pPr>
        <w:rPr>
          <w:szCs w:val="22"/>
        </w:rPr>
      </w:pPr>
    </w:p>
    <w:tbl>
      <w:tblPr>
        <w:tblStyle w:val="TableGrid"/>
        <w:tblW w:w="0" w:type="auto"/>
        <w:tblLook w:val="04A0" w:firstRow="1" w:lastRow="0" w:firstColumn="1" w:lastColumn="0" w:noHBand="0" w:noVBand="1"/>
      </w:tblPr>
      <w:tblGrid>
        <w:gridCol w:w="3132"/>
        <w:gridCol w:w="3132"/>
        <w:gridCol w:w="3132"/>
      </w:tblGrid>
      <w:tr w:rsidR="00400869" w14:paraId="5B81EE99" w14:textId="77777777" w:rsidTr="007820ED">
        <w:tc>
          <w:tcPr>
            <w:tcW w:w="3132" w:type="dxa"/>
            <w:vAlign w:val="center"/>
          </w:tcPr>
          <w:p w14:paraId="7FE88CD5" w14:textId="579F03EF" w:rsidR="00400869" w:rsidRPr="00400869" w:rsidRDefault="00400869" w:rsidP="00400869">
            <w:r w:rsidRPr="00400869">
              <w:rPr>
                <w:rStyle w:val="normaltextrun"/>
                <w:rFonts w:ascii="Aptos" w:hAnsi="Aptos" w:cs="Segoe UI"/>
                <w:b/>
                <w:bCs/>
                <w:sz w:val="18"/>
                <w:szCs w:val="18"/>
                <w:lang w:val="en-US"/>
              </w:rPr>
              <w:t>Role / Function</w:t>
            </w:r>
            <w:r w:rsidRPr="00400869">
              <w:rPr>
                <w:rStyle w:val="eop"/>
                <w:rFonts w:ascii="Aptos" w:hAnsi="Aptos" w:cs="Segoe UI"/>
                <w:sz w:val="18"/>
                <w:szCs w:val="18"/>
              </w:rPr>
              <w:t> </w:t>
            </w:r>
          </w:p>
        </w:tc>
        <w:tc>
          <w:tcPr>
            <w:tcW w:w="3132" w:type="dxa"/>
            <w:vAlign w:val="center"/>
          </w:tcPr>
          <w:p w14:paraId="176FB3CE" w14:textId="0A66D9CB" w:rsidR="00400869" w:rsidRPr="00400869" w:rsidRDefault="00400869" w:rsidP="00400869">
            <w:r w:rsidRPr="00400869">
              <w:rPr>
                <w:rStyle w:val="normaltextrun"/>
                <w:rFonts w:ascii="Aptos" w:hAnsi="Aptos" w:cs="Segoe UI"/>
                <w:b/>
                <w:bCs/>
                <w:sz w:val="18"/>
                <w:szCs w:val="18"/>
                <w:lang w:val="en-US"/>
              </w:rPr>
              <w:t>Responsibility</w:t>
            </w:r>
            <w:r w:rsidRPr="00400869">
              <w:rPr>
                <w:rStyle w:val="eop"/>
                <w:rFonts w:ascii="Aptos" w:hAnsi="Aptos" w:cs="Segoe UI"/>
                <w:sz w:val="18"/>
                <w:szCs w:val="18"/>
              </w:rPr>
              <w:t> </w:t>
            </w:r>
          </w:p>
        </w:tc>
        <w:tc>
          <w:tcPr>
            <w:tcW w:w="3132" w:type="dxa"/>
            <w:vAlign w:val="center"/>
          </w:tcPr>
          <w:p w14:paraId="33519305" w14:textId="26BDFECA" w:rsidR="00400869" w:rsidRPr="00400869" w:rsidRDefault="00400869" w:rsidP="00400869">
            <w:r w:rsidRPr="00400869">
              <w:rPr>
                <w:rStyle w:val="normaltextrun"/>
                <w:rFonts w:ascii="Aptos" w:hAnsi="Aptos" w:cs="Segoe UI"/>
                <w:b/>
                <w:bCs/>
                <w:sz w:val="18"/>
                <w:szCs w:val="18"/>
                <w:lang w:val="en-US"/>
              </w:rPr>
              <w:t>Expected outcome</w:t>
            </w:r>
            <w:r w:rsidRPr="00400869">
              <w:rPr>
                <w:rStyle w:val="eop"/>
                <w:rFonts w:ascii="Aptos" w:hAnsi="Aptos" w:cs="Segoe UI"/>
                <w:sz w:val="18"/>
                <w:szCs w:val="18"/>
              </w:rPr>
              <w:t> </w:t>
            </w:r>
          </w:p>
        </w:tc>
      </w:tr>
      <w:tr w:rsidR="00400869" w14:paraId="0F4FAFEE" w14:textId="77777777" w:rsidTr="007820ED">
        <w:tc>
          <w:tcPr>
            <w:tcW w:w="3132" w:type="dxa"/>
            <w:vAlign w:val="center"/>
          </w:tcPr>
          <w:p w14:paraId="22AB3DDF" w14:textId="61E44E24" w:rsidR="00400869" w:rsidRPr="00400869" w:rsidRDefault="00400869" w:rsidP="00400869">
            <w:r w:rsidRPr="00400869">
              <w:rPr>
                <w:rStyle w:val="normaltextrun"/>
                <w:rFonts w:ascii="Aptos" w:hAnsi="Aptos" w:cs="Segoe UI"/>
                <w:b/>
                <w:bCs/>
                <w:sz w:val="17"/>
                <w:szCs w:val="17"/>
                <w:lang w:val="en-US"/>
              </w:rPr>
              <w:t>Global Supply Chain</w:t>
            </w:r>
            <w:r w:rsidRPr="00400869">
              <w:rPr>
                <w:rStyle w:val="eop"/>
                <w:rFonts w:ascii="Aptos" w:hAnsi="Aptos" w:cs="Segoe UI"/>
                <w:sz w:val="17"/>
                <w:szCs w:val="17"/>
              </w:rPr>
              <w:t> </w:t>
            </w:r>
          </w:p>
        </w:tc>
        <w:tc>
          <w:tcPr>
            <w:tcW w:w="3132" w:type="dxa"/>
            <w:vAlign w:val="center"/>
          </w:tcPr>
          <w:p w14:paraId="1E716922" w14:textId="0E96B537" w:rsidR="00400869" w:rsidRPr="00400869" w:rsidRDefault="00400869" w:rsidP="00400869">
            <w:pPr>
              <w:rPr>
                <w:lang w:val="en-US"/>
              </w:rPr>
            </w:pPr>
            <w:r w:rsidRPr="00400869">
              <w:rPr>
                <w:rStyle w:val="normaltextrun"/>
                <w:rFonts w:ascii="Aptos" w:hAnsi="Aptos" w:cs="Segoe UI"/>
                <w:sz w:val="17"/>
                <w:szCs w:val="17"/>
                <w:lang w:val="en-US"/>
              </w:rPr>
              <w:t>Own the OTIF methodology, governance, and policy maintenance.</w:t>
            </w:r>
            <w:r w:rsidRPr="00400869">
              <w:rPr>
                <w:rStyle w:val="eop"/>
                <w:rFonts w:ascii="Aptos" w:hAnsi="Aptos" w:cs="Segoe UI"/>
                <w:sz w:val="17"/>
                <w:szCs w:val="17"/>
                <w:lang w:val="en-US"/>
              </w:rPr>
              <w:t> </w:t>
            </w:r>
          </w:p>
        </w:tc>
        <w:tc>
          <w:tcPr>
            <w:tcW w:w="3132" w:type="dxa"/>
            <w:vAlign w:val="center"/>
          </w:tcPr>
          <w:p w14:paraId="7FDAFE03" w14:textId="46B2B54E" w:rsidR="00400869" w:rsidRPr="00400869" w:rsidRDefault="00400869" w:rsidP="00400869">
            <w:r w:rsidRPr="00400869">
              <w:rPr>
                <w:rStyle w:val="normaltextrun"/>
                <w:rFonts w:ascii="Aptos" w:hAnsi="Aptos" w:cs="Segoe UI"/>
                <w:sz w:val="17"/>
                <w:szCs w:val="17"/>
                <w:lang w:val="en-US"/>
              </w:rPr>
              <w:t>Consistent global measurement standard.</w:t>
            </w:r>
            <w:r w:rsidRPr="00400869">
              <w:rPr>
                <w:rStyle w:val="eop"/>
                <w:rFonts w:ascii="Aptos" w:hAnsi="Aptos" w:cs="Segoe UI"/>
                <w:sz w:val="17"/>
                <w:szCs w:val="17"/>
              </w:rPr>
              <w:t> </w:t>
            </w:r>
          </w:p>
        </w:tc>
      </w:tr>
      <w:tr w:rsidR="00400869" w14:paraId="54ECF8F3" w14:textId="77777777" w:rsidTr="007820ED">
        <w:tc>
          <w:tcPr>
            <w:tcW w:w="3132" w:type="dxa"/>
            <w:vAlign w:val="center"/>
          </w:tcPr>
          <w:p w14:paraId="7F1CF43B" w14:textId="50E23F43" w:rsidR="00400869" w:rsidRPr="00400869" w:rsidRDefault="00400869" w:rsidP="00400869">
            <w:r w:rsidRPr="00400869">
              <w:rPr>
                <w:rStyle w:val="normaltextrun"/>
                <w:rFonts w:ascii="Aptos" w:hAnsi="Aptos" w:cs="Segoe UI"/>
                <w:b/>
                <w:bCs/>
                <w:sz w:val="17"/>
                <w:szCs w:val="17"/>
                <w:lang w:val="en-US"/>
              </w:rPr>
              <w:t>Customer Service</w:t>
            </w:r>
            <w:r w:rsidRPr="00400869">
              <w:rPr>
                <w:rStyle w:val="eop"/>
                <w:rFonts w:ascii="Aptos" w:hAnsi="Aptos" w:cs="Segoe UI"/>
                <w:sz w:val="17"/>
                <w:szCs w:val="17"/>
              </w:rPr>
              <w:t> </w:t>
            </w:r>
          </w:p>
        </w:tc>
        <w:tc>
          <w:tcPr>
            <w:tcW w:w="3132" w:type="dxa"/>
            <w:vAlign w:val="center"/>
          </w:tcPr>
          <w:p w14:paraId="14D2732C" w14:textId="12A1C396" w:rsidR="00400869" w:rsidRPr="00400869" w:rsidRDefault="00400869" w:rsidP="00400869">
            <w:pPr>
              <w:rPr>
                <w:lang w:val="en-US"/>
              </w:rPr>
            </w:pPr>
            <w:r w:rsidRPr="00400869">
              <w:rPr>
                <w:rStyle w:val="normaltextrun"/>
                <w:rFonts w:ascii="Aptos" w:hAnsi="Aptos" w:cs="Segoe UI"/>
                <w:sz w:val="17"/>
                <w:szCs w:val="17"/>
                <w:lang w:val="en-US"/>
              </w:rPr>
              <w:t>Ensure order data and customer-facing order updates are accurate.</w:t>
            </w:r>
            <w:r w:rsidRPr="00400869">
              <w:rPr>
                <w:rStyle w:val="eop"/>
                <w:rFonts w:ascii="Aptos" w:hAnsi="Aptos" w:cs="Segoe UI"/>
                <w:sz w:val="17"/>
                <w:szCs w:val="17"/>
                <w:lang w:val="en-US"/>
              </w:rPr>
              <w:t> </w:t>
            </w:r>
          </w:p>
        </w:tc>
        <w:tc>
          <w:tcPr>
            <w:tcW w:w="3132" w:type="dxa"/>
            <w:vAlign w:val="center"/>
          </w:tcPr>
          <w:p w14:paraId="68991CA6" w14:textId="62D90797" w:rsidR="00400869" w:rsidRPr="00400869" w:rsidRDefault="00400869" w:rsidP="00400869">
            <w:pPr>
              <w:rPr>
                <w:lang w:val="en-US"/>
              </w:rPr>
            </w:pPr>
            <w:r w:rsidRPr="00400869">
              <w:rPr>
                <w:rStyle w:val="normaltextrun"/>
                <w:rFonts w:ascii="Aptos" w:hAnsi="Aptos" w:cs="Segoe UI"/>
                <w:sz w:val="17"/>
                <w:szCs w:val="17"/>
                <w:lang w:val="en-US"/>
              </w:rPr>
              <w:t>Reliable order-level data and customer context.</w:t>
            </w:r>
            <w:r w:rsidRPr="00400869">
              <w:rPr>
                <w:rStyle w:val="eop"/>
                <w:rFonts w:ascii="Aptos" w:hAnsi="Aptos" w:cs="Segoe UI"/>
                <w:sz w:val="17"/>
                <w:szCs w:val="17"/>
                <w:lang w:val="en-US"/>
              </w:rPr>
              <w:t> </w:t>
            </w:r>
          </w:p>
        </w:tc>
      </w:tr>
      <w:tr w:rsidR="00400869" w14:paraId="15283F9A" w14:textId="77777777" w:rsidTr="007820ED">
        <w:tc>
          <w:tcPr>
            <w:tcW w:w="3132" w:type="dxa"/>
            <w:vAlign w:val="center"/>
          </w:tcPr>
          <w:p w14:paraId="22176AA8" w14:textId="3B050B3D" w:rsidR="00400869" w:rsidRPr="00400869" w:rsidRDefault="00400869" w:rsidP="00400869">
            <w:r w:rsidRPr="00400869">
              <w:rPr>
                <w:rStyle w:val="normaltextrun"/>
                <w:rFonts w:ascii="Aptos" w:hAnsi="Aptos" w:cs="Segoe UI"/>
                <w:b/>
                <w:bCs/>
                <w:sz w:val="17"/>
                <w:szCs w:val="17"/>
                <w:lang w:val="en-US"/>
              </w:rPr>
              <w:t>Planning / Operations / Logistics</w:t>
            </w:r>
            <w:r w:rsidRPr="00400869">
              <w:rPr>
                <w:rStyle w:val="eop"/>
                <w:rFonts w:ascii="Aptos" w:hAnsi="Aptos" w:cs="Segoe UI"/>
                <w:sz w:val="17"/>
                <w:szCs w:val="17"/>
              </w:rPr>
              <w:t> </w:t>
            </w:r>
          </w:p>
        </w:tc>
        <w:tc>
          <w:tcPr>
            <w:tcW w:w="3132" w:type="dxa"/>
            <w:vAlign w:val="center"/>
          </w:tcPr>
          <w:p w14:paraId="7763637A" w14:textId="4B8D05C4" w:rsidR="00400869" w:rsidRPr="00400869" w:rsidRDefault="00400869" w:rsidP="00400869">
            <w:pPr>
              <w:rPr>
                <w:lang w:val="en-US"/>
              </w:rPr>
            </w:pPr>
            <w:r w:rsidRPr="00400869">
              <w:rPr>
                <w:rStyle w:val="normaltextrun"/>
                <w:rFonts w:ascii="Aptos" w:hAnsi="Aptos" w:cs="Segoe UI"/>
                <w:sz w:val="17"/>
                <w:szCs w:val="17"/>
                <w:lang w:val="en-US"/>
              </w:rPr>
              <w:t>Review OTIF misses, validate root causes, and support corrective actions.</w:t>
            </w:r>
            <w:r w:rsidRPr="00400869">
              <w:rPr>
                <w:rStyle w:val="eop"/>
                <w:rFonts w:ascii="Aptos" w:hAnsi="Aptos" w:cs="Segoe UI"/>
                <w:sz w:val="17"/>
                <w:szCs w:val="17"/>
                <w:lang w:val="en-US"/>
              </w:rPr>
              <w:t> </w:t>
            </w:r>
          </w:p>
        </w:tc>
        <w:tc>
          <w:tcPr>
            <w:tcW w:w="3132" w:type="dxa"/>
            <w:vAlign w:val="center"/>
          </w:tcPr>
          <w:p w14:paraId="3AEC4538" w14:textId="7C230B8A" w:rsidR="00400869" w:rsidRPr="00400869" w:rsidRDefault="00400869" w:rsidP="00400869">
            <w:pPr>
              <w:rPr>
                <w:lang w:val="en-US"/>
              </w:rPr>
            </w:pPr>
            <w:r w:rsidRPr="00400869">
              <w:rPr>
                <w:rStyle w:val="normaltextrun"/>
                <w:rFonts w:ascii="Aptos" w:hAnsi="Aptos" w:cs="Segoe UI"/>
                <w:sz w:val="17"/>
                <w:szCs w:val="17"/>
                <w:lang w:val="en-US"/>
              </w:rPr>
              <w:t>Accurate reason assignment and action-oriented performance reviews.</w:t>
            </w:r>
            <w:r w:rsidRPr="00400869">
              <w:rPr>
                <w:rStyle w:val="eop"/>
                <w:rFonts w:ascii="Aptos" w:hAnsi="Aptos" w:cs="Segoe UI"/>
                <w:sz w:val="17"/>
                <w:szCs w:val="17"/>
                <w:lang w:val="en-US"/>
              </w:rPr>
              <w:t> </w:t>
            </w:r>
          </w:p>
        </w:tc>
      </w:tr>
      <w:tr w:rsidR="00400869" w14:paraId="20C9E052" w14:textId="77777777" w:rsidTr="007820ED">
        <w:tc>
          <w:tcPr>
            <w:tcW w:w="3132" w:type="dxa"/>
            <w:vAlign w:val="center"/>
          </w:tcPr>
          <w:p w14:paraId="441CAAA5" w14:textId="677E9714" w:rsidR="00400869" w:rsidRPr="00400869" w:rsidRDefault="00400869" w:rsidP="00400869">
            <w:r w:rsidRPr="00400869">
              <w:rPr>
                <w:rStyle w:val="normaltextrun"/>
                <w:rFonts w:ascii="Aptos" w:hAnsi="Aptos" w:cs="Segoe UI"/>
                <w:b/>
                <w:bCs/>
                <w:sz w:val="17"/>
                <w:szCs w:val="17"/>
                <w:lang w:val="en-US"/>
              </w:rPr>
              <w:t>Report Owner / BI Support</w:t>
            </w:r>
            <w:r w:rsidRPr="00400869">
              <w:rPr>
                <w:rStyle w:val="eop"/>
                <w:rFonts w:ascii="Aptos" w:hAnsi="Aptos" w:cs="Segoe UI"/>
                <w:sz w:val="17"/>
                <w:szCs w:val="17"/>
              </w:rPr>
              <w:t> </w:t>
            </w:r>
          </w:p>
        </w:tc>
        <w:tc>
          <w:tcPr>
            <w:tcW w:w="3132" w:type="dxa"/>
            <w:vAlign w:val="center"/>
          </w:tcPr>
          <w:p w14:paraId="1ACB6285" w14:textId="7E76D478" w:rsidR="00400869" w:rsidRPr="00400869" w:rsidRDefault="00400869" w:rsidP="00400869">
            <w:pPr>
              <w:rPr>
                <w:lang w:val="en-US"/>
              </w:rPr>
            </w:pPr>
            <w:r w:rsidRPr="00400869">
              <w:rPr>
                <w:rStyle w:val="normaltextrun"/>
                <w:rFonts w:ascii="Aptos" w:hAnsi="Aptos" w:cs="Segoe UI"/>
                <w:sz w:val="17"/>
                <w:szCs w:val="17"/>
                <w:lang w:val="en-US"/>
              </w:rPr>
              <w:t>Maintain the report logic, refresh process, and data integrity checks.</w:t>
            </w:r>
            <w:r w:rsidRPr="00400869">
              <w:rPr>
                <w:rStyle w:val="eop"/>
                <w:rFonts w:ascii="Aptos" w:hAnsi="Aptos" w:cs="Segoe UI"/>
                <w:sz w:val="17"/>
                <w:szCs w:val="17"/>
                <w:lang w:val="en-US"/>
              </w:rPr>
              <w:t> </w:t>
            </w:r>
          </w:p>
        </w:tc>
        <w:tc>
          <w:tcPr>
            <w:tcW w:w="3132" w:type="dxa"/>
            <w:vAlign w:val="center"/>
          </w:tcPr>
          <w:p w14:paraId="078F5559" w14:textId="2FC2099D" w:rsidR="00400869" w:rsidRPr="00400869" w:rsidRDefault="00400869" w:rsidP="00400869">
            <w:pPr>
              <w:rPr>
                <w:lang w:val="en-US"/>
              </w:rPr>
            </w:pPr>
            <w:r w:rsidRPr="00400869">
              <w:rPr>
                <w:rStyle w:val="normaltextrun"/>
                <w:rFonts w:ascii="Aptos" w:hAnsi="Aptos" w:cs="Segoe UI"/>
                <w:sz w:val="17"/>
                <w:szCs w:val="17"/>
                <w:lang w:val="en-US"/>
              </w:rPr>
              <w:t>Stable, trusted, and auditable reporting output.</w:t>
            </w:r>
            <w:r w:rsidRPr="00400869">
              <w:rPr>
                <w:rStyle w:val="eop"/>
                <w:rFonts w:ascii="Aptos" w:hAnsi="Aptos" w:cs="Segoe UI"/>
                <w:sz w:val="17"/>
                <w:szCs w:val="17"/>
                <w:lang w:val="en-US"/>
              </w:rPr>
              <w:t> </w:t>
            </w:r>
          </w:p>
        </w:tc>
      </w:tr>
      <w:tr w:rsidR="00400869" w14:paraId="2C1362E8" w14:textId="77777777" w:rsidTr="007820ED">
        <w:tc>
          <w:tcPr>
            <w:tcW w:w="3132" w:type="dxa"/>
            <w:vAlign w:val="center"/>
          </w:tcPr>
          <w:p w14:paraId="7BAF6AF9" w14:textId="41F795FD" w:rsidR="00400869" w:rsidRPr="00400869" w:rsidRDefault="00400869" w:rsidP="00400869">
            <w:r w:rsidRPr="00400869">
              <w:rPr>
                <w:rStyle w:val="normaltextrun"/>
                <w:rFonts w:ascii="Aptos" w:hAnsi="Aptos" w:cs="Segoe UI"/>
                <w:b/>
                <w:bCs/>
                <w:sz w:val="17"/>
                <w:szCs w:val="17"/>
                <w:lang w:val="en-US"/>
              </w:rPr>
              <w:lastRenderedPageBreak/>
              <w:t>Business Users</w:t>
            </w:r>
            <w:r w:rsidRPr="00400869">
              <w:rPr>
                <w:rStyle w:val="eop"/>
                <w:rFonts w:ascii="Aptos" w:hAnsi="Aptos" w:cs="Segoe UI"/>
                <w:sz w:val="17"/>
                <w:szCs w:val="17"/>
              </w:rPr>
              <w:t> </w:t>
            </w:r>
          </w:p>
        </w:tc>
        <w:tc>
          <w:tcPr>
            <w:tcW w:w="3132" w:type="dxa"/>
            <w:vAlign w:val="center"/>
          </w:tcPr>
          <w:p w14:paraId="13A7D3B6" w14:textId="5241EF77" w:rsidR="00400869" w:rsidRPr="00400869" w:rsidRDefault="00400869" w:rsidP="00400869">
            <w:pPr>
              <w:rPr>
                <w:lang w:val="en-US"/>
              </w:rPr>
            </w:pPr>
            <w:r w:rsidRPr="00400869">
              <w:rPr>
                <w:rStyle w:val="normaltextrun"/>
                <w:rFonts w:ascii="Aptos" w:hAnsi="Aptos" w:cs="Segoe UI"/>
                <w:sz w:val="17"/>
                <w:szCs w:val="17"/>
                <w:lang w:val="en-US"/>
              </w:rPr>
              <w:t>Use the official report and avoid local metric variations unless approved.</w:t>
            </w:r>
            <w:r w:rsidRPr="00400869">
              <w:rPr>
                <w:rStyle w:val="eop"/>
                <w:rFonts w:ascii="Aptos" w:hAnsi="Aptos" w:cs="Segoe UI"/>
                <w:sz w:val="17"/>
                <w:szCs w:val="17"/>
                <w:lang w:val="en-US"/>
              </w:rPr>
              <w:t> </w:t>
            </w:r>
          </w:p>
        </w:tc>
        <w:tc>
          <w:tcPr>
            <w:tcW w:w="3132" w:type="dxa"/>
            <w:vAlign w:val="center"/>
          </w:tcPr>
          <w:p w14:paraId="2871AD55" w14:textId="468C78EE" w:rsidR="00400869" w:rsidRPr="00400869" w:rsidRDefault="00400869" w:rsidP="00400869">
            <w:pPr>
              <w:rPr>
                <w:lang w:val="en-US"/>
              </w:rPr>
            </w:pPr>
            <w:r w:rsidRPr="00400869">
              <w:rPr>
                <w:rStyle w:val="normaltextrun"/>
                <w:rFonts w:ascii="Aptos" w:hAnsi="Aptos" w:cs="Segoe UI"/>
                <w:sz w:val="17"/>
                <w:szCs w:val="17"/>
                <w:lang w:val="en-US"/>
              </w:rPr>
              <w:t>Single source of truth for customer delivery performance.</w:t>
            </w:r>
            <w:r w:rsidRPr="00400869">
              <w:rPr>
                <w:rStyle w:val="eop"/>
                <w:rFonts w:ascii="Aptos" w:hAnsi="Aptos" w:cs="Segoe UI"/>
                <w:sz w:val="17"/>
                <w:szCs w:val="17"/>
                <w:lang w:val="en-US"/>
              </w:rPr>
              <w:t> </w:t>
            </w:r>
          </w:p>
        </w:tc>
      </w:tr>
    </w:tbl>
    <w:p w14:paraId="4C31B829" w14:textId="77777777" w:rsidR="009D7697" w:rsidRPr="00020ED7" w:rsidRDefault="009D7697" w:rsidP="009D7697">
      <w:pPr>
        <w:rPr>
          <w:szCs w:val="22"/>
        </w:rPr>
      </w:pPr>
    </w:p>
    <w:p w14:paraId="76768107" w14:textId="5CC5ADBC" w:rsidR="00744845" w:rsidRPr="00020ED7" w:rsidRDefault="00E87201" w:rsidP="009F4765">
      <w:pPr>
        <w:pStyle w:val="Heading1"/>
      </w:pPr>
      <w:r w:rsidRPr="00E87201">
        <w:t>Governance and Exception Handling</w:t>
      </w:r>
    </w:p>
    <w:p w14:paraId="2D94B6BD" w14:textId="77777777" w:rsidR="00E87201" w:rsidRPr="00E87201" w:rsidRDefault="00E87201" w:rsidP="00E87201">
      <w:pPr>
        <w:tabs>
          <w:tab w:val="left" w:pos="1263"/>
        </w:tabs>
        <w:rPr>
          <w:szCs w:val="22"/>
        </w:rPr>
      </w:pPr>
      <w:r w:rsidRPr="00E87201">
        <w:rPr>
          <w:szCs w:val="22"/>
        </w:rPr>
        <w:t xml:space="preserve">The official OTIF metric must be reported from the approved OTIF Power BI report and its defined EDW data population. </w:t>
      </w:r>
    </w:p>
    <w:p w14:paraId="71429EC0" w14:textId="26024AF5" w:rsidR="00E87201" w:rsidRPr="00E87201" w:rsidRDefault="00E87201" w:rsidP="00E87201">
      <w:pPr>
        <w:tabs>
          <w:tab w:val="left" w:pos="1263"/>
        </w:tabs>
        <w:rPr>
          <w:szCs w:val="22"/>
        </w:rPr>
      </w:pPr>
      <w:r w:rsidRPr="00E87201">
        <w:rPr>
          <w:szCs w:val="22"/>
        </w:rPr>
        <w:t xml:space="preserve">Changes to calculation logic, report filters, reason-code treatment, or order inclusion rules require review and approval by </w:t>
      </w:r>
      <w:r>
        <w:rPr>
          <w:szCs w:val="22"/>
        </w:rPr>
        <w:t xml:space="preserve">Regional </w:t>
      </w:r>
      <w:r w:rsidRPr="00E87201">
        <w:rPr>
          <w:szCs w:val="22"/>
        </w:rPr>
        <w:t xml:space="preserve">Supply Chain leadership. </w:t>
      </w:r>
    </w:p>
    <w:p w14:paraId="1153B4A7" w14:textId="48646CF7" w:rsidR="00E87201" w:rsidRPr="00E87201" w:rsidRDefault="00E87201" w:rsidP="00E87201">
      <w:pPr>
        <w:tabs>
          <w:tab w:val="left" w:pos="1263"/>
        </w:tabs>
        <w:rPr>
          <w:szCs w:val="22"/>
        </w:rPr>
      </w:pPr>
      <w:r w:rsidRPr="00E87201">
        <w:rPr>
          <w:szCs w:val="22"/>
        </w:rPr>
        <w:t xml:space="preserve">Reason-code corrections should be made in the OTIF Maintenance page using the override functionality rather than by maintaining separate offline files. </w:t>
      </w:r>
    </w:p>
    <w:p w14:paraId="53462B2E" w14:textId="70B4928C" w:rsidR="00E87201" w:rsidRPr="00E87201" w:rsidRDefault="00E87201" w:rsidP="00E87201">
      <w:pPr>
        <w:tabs>
          <w:tab w:val="left" w:pos="1263"/>
        </w:tabs>
        <w:rPr>
          <w:szCs w:val="22"/>
        </w:rPr>
      </w:pPr>
      <w:r w:rsidRPr="00E87201">
        <w:rPr>
          <w:szCs w:val="22"/>
        </w:rPr>
        <w:t xml:space="preserve">Any known data issue affecting reported performance should be documented and communicated with the report owner before the metric is used for formal performance review. </w:t>
      </w:r>
    </w:p>
    <w:p w14:paraId="61DF566F" w14:textId="269A81E7" w:rsidR="003C016C" w:rsidRDefault="00E87201" w:rsidP="00E87201">
      <w:pPr>
        <w:tabs>
          <w:tab w:val="left" w:pos="1263"/>
        </w:tabs>
        <w:rPr>
          <w:szCs w:val="22"/>
        </w:rPr>
      </w:pPr>
      <w:r>
        <w:rPr>
          <w:szCs w:val="22"/>
        </w:rPr>
        <w:t xml:space="preserve">Historical performance should not be restated unless a governance-approved correction has been applied to the underlying data or report logic.</w:t>
      </w:r>
      <w:del w:id="1088" w:author="Zack Bishop" w:date="2026-07-07T09:30:00Z">
        <w:r>
          <w:rPr>
            <w:szCs w:val="22"/>
          </w:rPr>
          <w:delText xml:space="preserve"> Teams—Manufacturing Operations &gt; Documents &gt; Policies &gt; Policy – Global Sales Order Management Process Flow </w:delText>
        </w:r>
      </w:del>
    </w:p>
    <w:p w14:paraId="4268A340" w14:textId="3EE6D6BF" w:rsidR="008B4886" w:rsidRPr="00020ED7" w:rsidRDefault="00D73A52" w:rsidP="009F4765">
      <w:pPr>
        <w:pStyle w:val="Heading1"/>
      </w:pPr>
      <w:r>
        <w:t>References</w:t>
      </w:r>
    </w:p>
    <w:p w14:paraId="2C8A6E0E" w14:textId="6996400E" w:rsidR="00F268B1" w:rsidRPr="00020ED7" w:rsidRDefault="00FC68F7" w:rsidP="00F268B1">
      <w:pPr>
        <w:ind w:left="360"/>
        <w:rPr>
          <w:szCs w:val="22"/>
        </w:rPr>
      </w:pPr>
      <w:r w:rsidRPr="00FC68F7">
        <w:rPr>
          <w:szCs w:val="22"/>
        </w:rPr>
        <w:t>Teams — Manufacturing Operations &gt; Documents &gt; Policies &gt; Policy – Global Sales Order Management Process Flow. </w:t>
      </w:r>
    </w:p>
    <w:p w14:paraId="281F9EFD" w14:textId="5F0A3F3F" w:rsidR="00442BED" w:rsidRPr="00020ED7" w:rsidRDefault="00F74E64" w:rsidP="009F4765">
      <w:pPr>
        <w:pStyle w:val="Heading1"/>
      </w:pPr>
      <w:r>
        <w:t>Definitions</w:t>
      </w:r>
    </w:p>
    <w:tbl>
      <w:tblPr>
        <w:tblStyle w:val="TableGrid"/>
        <w:tblW w:w="0" w:type="auto"/>
        <w:tblInd w:w="360" w:type="dxa"/>
        <w:tblLook w:val="04A0" w:firstRow="1" w:lastRow="0" w:firstColumn="1" w:lastColumn="0" w:noHBand="0" w:noVBand="1"/>
      </w:tblPr>
      <w:tblGrid>
        <w:gridCol w:w="4518"/>
        <w:gridCol w:w="4518"/>
      </w:tblGrid>
      <w:tr w:rsidR="00F74E64" w14:paraId="24D8E14F" w14:textId="77777777" w:rsidTr="00F74E64">
        <w:tc>
          <w:tcPr>
            <w:tcW w:w="4518" w:type="dxa"/>
            <w:vAlign w:val="center"/>
          </w:tcPr>
          <w:p w14:paraId="6DD3FACA" w14:textId="7E030F6E" w:rsidR="00F74E64" w:rsidRPr="00F74E64" w:rsidRDefault="00F74E64" w:rsidP="00F74E64">
            <w:r w:rsidRPr="00F74E64">
              <w:rPr>
                <w:rStyle w:val="normaltextrun"/>
                <w:rFonts w:ascii="Aptos" w:hAnsi="Aptos" w:cs="Segoe UI"/>
                <w:b/>
                <w:bCs/>
                <w:sz w:val="18"/>
                <w:szCs w:val="18"/>
                <w:lang w:val="en-US"/>
              </w:rPr>
              <w:t>Term</w:t>
            </w:r>
            <w:r w:rsidRPr="00F74E64">
              <w:rPr>
                <w:rStyle w:val="eop"/>
                <w:rFonts w:ascii="Aptos" w:hAnsi="Aptos" w:cs="Segoe UI"/>
                <w:sz w:val="18"/>
                <w:szCs w:val="18"/>
              </w:rPr>
              <w:t> </w:t>
            </w:r>
          </w:p>
        </w:tc>
        <w:tc>
          <w:tcPr>
            <w:tcW w:w="4518" w:type="dxa"/>
            <w:vAlign w:val="center"/>
          </w:tcPr>
          <w:p w14:paraId="78490885" w14:textId="5673F54E" w:rsidR="00F74E64" w:rsidRPr="00F74E64" w:rsidRDefault="00F74E64" w:rsidP="00F74E64">
            <w:r w:rsidRPr="00F74E64">
              <w:rPr>
                <w:rStyle w:val="normaltextrun"/>
                <w:rFonts w:ascii="Aptos" w:hAnsi="Aptos" w:cs="Segoe UI"/>
                <w:b/>
                <w:bCs/>
                <w:sz w:val="18"/>
                <w:szCs w:val="18"/>
                <w:lang w:val="en-US"/>
              </w:rPr>
              <w:t>Definition</w:t>
            </w:r>
            <w:r w:rsidRPr="00F74E64">
              <w:rPr>
                <w:rStyle w:val="eop"/>
                <w:rFonts w:ascii="Aptos" w:hAnsi="Aptos" w:cs="Segoe UI"/>
                <w:sz w:val="18"/>
                <w:szCs w:val="18"/>
              </w:rPr>
              <w:t> </w:t>
            </w:r>
          </w:p>
        </w:tc>
      </w:tr>
      <w:tr w:rsidR="00F74E64" w14:paraId="4AD3DB49" w14:textId="77777777" w:rsidTr="00F74E64">
        <w:tc>
          <w:tcPr>
            <w:tcW w:w="4518" w:type="dxa"/>
            <w:vAlign w:val="center"/>
          </w:tcPr>
          <w:p w14:paraId="2F486B71" w14:textId="3996A567" w:rsidR="00F74E64" w:rsidRPr="00F74E64" w:rsidRDefault="00F74E64" w:rsidP="00F74E64">
            <w:r w:rsidRPr="00F74E64">
              <w:rPr>
                <w:rStyle w:val="normaltextrun"/>
                <w:rFonts w:ascii="Aptos" w:hAnsi="Aptos" w:cs="Segoe UI"/>
                <w:b/>
                <w:bCs/>
                <w:sz w:val="17"/>
                <w:szCs w:val="17"/>
                <w:lang w:val="en-US"/>
              </w:rPr>
              <w:t>OTIF</w:t>
            </w:r>
            <w:r w:rsidRPr="00F74E64">
              <w:rPr>
                <w:rStyle w:val="eop"/>
                <w:rFonts w:ascii="Aptos" w:hAnsi="Aptos" w:cs="Segoe UI"/>
                <w:sz w:val="17"/>
                <w:szCs w:val="17"/>
              </w:rPr>
              <w:t> </w:t>
            </w:r>
          </w:p>
        </w:tc>
        <w:tc>
          <w:tcPr>
            <w:tcW w:w="4518" w:type="dxa"/>
            <w:vAlign w:val="center"/>
          </w:tcPr>
          <w:p w14:paraId="084E9C6E" w14:textId="635421C1" w:rsidR="00F74E64" w:rsidRPr="00F74E64" w:rsidRDefault="00F74E64" w:rsidP="00F74E64">
            <w:pPr>
              <w:rPr>
                <w:lang w:val="en-US"/>
              </w:rPr>
            </w:pPr>
            <w:r w:rsidRPr="00F74E64">
              <w:rPr>
                <w:rStyle w:val="normaltextrun"/>
                <w:rFonts w:ascii="Aptos" w:hAnsi="Aptos" w:cs="Segoe UI"/>
                <w:sz w:val="17"/>
                <w:szCs w:val="17"/>
                <w:lang w:val="en-US"/>
              </w:rPr>
              <w:t>On Time </w:t>
            </w:r>
            <w:proofErr w:type="gramStart"/>
            <w:r w:rsidRPr="00F74E64">
              <w:rPr>
                <w:rStyle w:val="normaltextrun"/>
                <w:rFonts w:ascii="Aptos" w:hAnsi="Aptos" w:cs="Segoe UI"/>
                <w:sz w:val="17"/>
                <w:szCs w:val="17"/>
                <w:lang w:val="en-US"/>
              </w:rPr>
              <w:t>In</w:t>
            </w:r>
            <w:proofErr w:type="gramEnd"/>
            <w:r w:rsidRPr="00F74E64">
              <w:rPr>
                <w:rStyle w:val="normaltextrun"/>
                <w:rFonts w:ascii="Aptos" w:hAnsi="Aptos" w:cs="Segoe UI"/>
                <w:sz w:val="17"/>
                <w:szCs w:val="17"/>
                <w:lang w:val="en-US"/>
              </w:rPr>
              <w:t> Full; company metric used to measure customer delivery performance.</w:t>
            </w:r>
            <w:r w:rsidRPr="00F74E64">
              <w:rPr>
                <w:rStyle w:val="eop"/>
                <w:rFonts w:ascii="Aptos" w:hAnsi="Aptos" w:cs="Segoe UI"/>
                <w:sz w:val="17"/>
                <w:szCs w:val="17"/>
                <w:lang w:val="en-US"/>
              </w:rPr>
              <w:t> </w:t>
            </w:r>
          </w:p>
        </w:tc>
      </w:tr>
      <w:tr w:rsidR="00F74E64" w14:paraId="66776461" w14:textId="77777777" w:rsidTr="00F74E64">
        <w:tc>
          <w:tcPr>
            <w:tcW w:w="4518" w:type="dxa"/>
            <w:vAlign w:val="center"/>
          </w:tcPr>
          <w:p w14:paraId="3C90699E" w14:textId="2D9FD1F0" w:rsidR="00F74E64" w:rsidRPr="00F74E64" w:rsidRDefault="00F74E64" w:rsidP="00F74E64">
            <w:r w:rsidRPr="00F74E64">
              <w:rPr>
                <w:rStyle w:val="normaltextrun"/>
                <w:rFonts w:ascii="Aptos" w:hAnsi="Aptos" w:cs="Segoe UI"/>
                <w:b/>
                <w:bCs/>
                <w:sz w:val="17"/>
                <w:szCs w:val="17"/>
                <w:lang w:val="en-US"/>
              </w:rPr>
              <w:t>EDW</w:t>
            </w:r>
            <w:r w:rsidRPr="00F74E64">
              <w:rPr>
                <w:rStyle w:val="eop"/>
                <w:rFonts w:ascii="Aptos" w:hAnsi="Aptos" w:cs="Segoe UI"/>
                <w:sz w:val="17"/>
                <w:szCs w:val="17"/>
              </w:rPr>
              <w:t> </w:t>
            </w:r>
          </w:p>
        </w:tc>
        <w:tc>
          <w:tcPr>
            <w:tcW w:w="4518" w:type="dxa"/>
            <w:vAlign w:val="center"/>
          </w:tcPr>
          <w:p w14:paraId="0B30B409" w14:textId="6745C272" w:rsidR="00F74E64" w:rsidRPr="00F74E64" w:rsidRDefault="00F74E64" w:rsidP="00F74E64">
            <w:pPr>
              <w:rPr>
                <w:lang w:val="en-US"/>
              </w:rPr>
            </w:pPr>
            <w:r w:rsidRPr="00F74E64">
              <w:rPr>
                <w:rStyle w:val="normaltextrun"/>
                <w:rFonts w:ascii="Aptos" w:hAnsi="Aptos" w:cs="Segoe UI"/>
                <w:sz w:val="17"/>
                <w:szCs w:val="17"/>
                <w:lang w:val="en-US"/>
              </w:rPr>
              <w:t>Enterprise Data Warehouse; source population used for the official OTIF report.</w:t>
            </w:r>
            <w:r w:rsidRPr="00F74E64">
              <w:rPr>
                <w:rStyle w:val="eop"/>
                <w:rFonts w:ascii="Aptos" w:hAnsi="Aptos" w:cs="Segoe UI"/>
                <w:sz w:val="17"/>
                <w:szCs w:val="17"/>
                <w:lang w:val="en-US"/>
              </w:rPr>
              <w:t> </w:t>
            </w:r>
          </w:p>
        </w:tc>
      </w:tr>
      <w:tr w:rsidR="00F74E64" w14:paraId="67D4F5DF" w14:textId="77777777" w:rsidTr="00F74E64">
        <w:tc>
          <w:tcPr>
            <w:tcW w:w="4518" w:type="dxa"/>
            <w:vAlign w:val="center"/>
          </w:tcPr>
          <w:p w14:paraId="0D52D667" w14:textId="7A417C95" w:rsidR="00F74E64" w:rsidRPr="00F74E64" w:rsidRDefault="00F74E64" w:rsidP="00F74E64">
            <w:r w:rsidRPr="00F74E64">
              <w:rPr>
                <w:rStyle w:val="normaltextrun"/>
                <w:rFonts w:ascii="Aptos" w:hAnsi="Aptos" w:cs="Segoe UI"/>
                <w:b/>
                <w:bCs/>
                <w:sz w:val="17"/>
                <w:szCs w:val="17"/>
                <w:lang w:val="en-US"/>
              </w:rPr>
              <w:t>Order in scope</w:t>
            </w:r>
            <w:r w:rsidRPr="00F74E64">
              <w:rPr>
                <w:rStyle w:val="eop"/>
                <w:rFonts w:ascii="Aptos" w:hAnsi="Aptos" w:cs="Segoe UI"/>
                <w:sz w:val="17"/>
                <w:szCs w:val="17"/>
              </w:rPr>
              <w:t> </w:t>
            </w:r>
          </w:p>
        </w:tc>
        <w:tc>
          <w:tcPr>
            <w:tcW w:w="4518" w:type="dxa"/>
            <w:vAlign w:val="center"/>
          </w:tcPr>
          <w:p w14:paraId="3DF7D5E1" w14:textId="3D5552EB" w:rsidR="00F74E64" w:rsidRPr="00F74E64" w:rsidRDefault="00F74E64" w:rsidP="00F74E64">
            <w:pPr>
              <w:rPr>
                <w:lang w:val="en-US"/>
              </w:rPr>
            </w:pPr>
            <w:r w:rsidRPr="00F74E64">
              <w:rPr>
                <w:rStyle w:val="normaltextrun"/>
                <w:rFonts w:ascii="Aptos" w:hAnsi="Aptos" w:cs="Segoe UI"/>
                <w:sz w:val="17"/>
                <w:szCs w:val="17"/>
                <w:lang w:val="en-US"/>
              </w:rPr>
              <w:t>An order included in the OTIF population based on the defined company, order type, line type, record type, GL date, and actual ship date criteria.</w:t>
            </w:r>
            <w:r w:rsidRPr="00F74E64">
              <w:rPr>
                <w:rStyle w:val="eop"/>
                <w:rFonts w:ascii="Aptos" w:hAnsi="Aptos" w:cs="Segoe UI"/>
                <w:sz w:val="17"/>
                <w:szCs w:val="17"/>
                <w:lang w:val="en-US"/>
              </w:rPr>
              <w:t> </w:t>
            </w:r>
          </w:p>
        </w:tc>
      </w:tr>
      <w:tr w:rsidR="00F74E64" w14:paraId="2BF3617D" w14:textId="77777777" w:rsidTr="00F74E64">
        <w:tc>
          <w:tcPr>
            <w:tcW w:w="4518" w:type="dxa"/>
            <w:vAlign w:val="center"/>
          </w:tcPr>
          <w:p w14:paraId="6FE963BF" w14:textId="0D5AE5B4" w:rsidR="00F74E64" w:rsidRPr="00F74E64" w:rsidRDefault="00F74E64" w:rsidP="00F74E64">
            <w:r w:rsidRPr="00F74E64">
              <w:rPr>
                <w:rStyle w:val="normaltextrun"/>
                <w:rFonts w:ascii="Aptos" w:hAnsi="Aptos" w:cs="Segoe UI"/>
                <w:b/>
                <w:bCs/>
                <w:sz w:val="17"/>
                <w:szCs w:val="17"/>
                <w:lang w:val="en-US"/>
              </w:rPr>
              <w:t>Late order / late line</w:t>
            </w:r>
            <w:r w:rsidRPr="00F74E64">
              <w:rPr>
                <w:rStyle w:val="eop"/>
                <w:rFonts w:ascii="Aptos" w:hAnsi="Aptos" w:cs="Segoe UI"/>
                <w:sz w:val="17"/>
                <w:szCs w:val="17"/>
              </w:rPr>
              <w:t> </w:t>
            </w:r>
          </w:p>
        </w:tc>
        <w:tc>
          <w:tcPr>
            <w:tcW w:w="4518" w:type="dxa"/>
            <w:vAlign w:val="center"/>
          </w:tcPr>
          <w:p w14:paraId="67A47A44" w14:textId="732AE62E" w:rsidR="00F74E64" w:rsidRPr="00F74E64" w:rsidRDefault="00F74E64" w:rsidP="00F74E64">
            <w:pPr>
              <w:rPr>
                <w:lang w:val="en-US"/>
              </w:rPr>
            </w:pPr>
            <w:r>
              <w:rPr>
                <w:rStyle w:val="normaltextrun"/>
                <w:rFonts w:ascii="Aptos" w:hAnsi="Aptos" w:cs="Segoe UI"/>
                <w:sz w:val="17"/>
                <w:szCs w:val="17"/>
                <w:lang w:val="en-US"/>
              </w:rPr>
              <w:t xml:space="preserve">An order or order line with </w:t>
            </w:r>
            <w:ins w:id="1089" w:author="Zack Bishop" w:date="2026-07-07T09:30:00Z">
              <w:r>
                <w:rPr>
                  <w:rStyle w:val="normaltextrun"/>
                  <w:rFonts w:ascii="Aptos" w:hAnsi="Aptos" w:cs="Segoe UI"/>
                  <w:sz w:val="17"/>
                  <w:szCs w:val="17"/>
                  <w:lang w:val="en-US"/>
                </w:rPr>
                <w:t xml:space="preserve">one or more promised-date revisions carrying </w:t>
              </w:r>
            </w:ins>
            <w:r>
              <w:rPr>
                <w:rStyle w:val="normaltextrun"/>
                <w:rFonts w:ascii="Aptos" w:hAnsi="Aptos" w:cs="Segoe UI"/>
                <w:sz w:val="17"/>
                <w:szCs w:val="17"/>
                <w:lang w:val="en-US"/>
              </w:rPr>
              <w:t xml:space="preserve">an OTIF-relevant reason code.</w:t>
            </w:r>
            <w:del w:id="1090" w:author="Zack Bishop" w:date="2026-07-07T09:30:00Z">
              <w:r>
                <w:rPr>
                  <w:rStyle w:val="normaltextrun"/>
                  <w:rFonts w:ascii="Aptos" w:hAnsi="Aptos" w:cs="Segoe UI"/>
                  <w:sz w:val="17"/>
                  <w:szCs w:val="17"/>
                  <w:lang w:val="en-US"/>
                </w:rPr>
                <w:delText xml:space="preserve"> </w:delText>
              </w:r>
            </w:del>
          </w:p>
        </w:tc>
      </w:tr>
      <w:tr w:rsidR="00F74E64" w14:paraId="76784FB2" w14:textId="77777777" w:rsidTr="00F74E64">
        <w:tc>
          <w:tcPr>
            <w:tcW w:w="4518" w:type="dxa"/>
            <w:vAlign w:val="center"/>
          </w:tcPr>
          <w:p w14:paraId="32EFC9A2" w14:textId="4FCD70F7" w:rsidR="00F74E64" w:rsidRPr="00F74E64" w:rsidRDefault="00F74E64" w:rsidP="00F74E64">
            <w:r w:rsidRPr="00F74E64">
              <w:rPr>
                <w:rStyle w:val="normaltextrun"/>
                <w:rFonts w:ascii="Aptos" w:hAnsi="Aptos" w:cs="Segoe UI"/>
                <w:b/>
                <w:bCs/>
                <w:sz w:val="17"/>
                <w:szCs w:val="17"/>
                <w:lang w:val="en-US"/>
              </w:rPr>
              <w:t>OTIF-relevant reason</w:t>
            </w:r>
            <w:r w:rsidRPr="00F74E64">
              <w:rPr>
                <w:rStyle w:val="eop"/>
                <w:rFonts w:ascii="Aptos" w:hAnsi="Aptos" w:cs="Segoe UI"/>
                <w:sz w:val="17"/>
                <w:szCs w:val="17"/>
              </w:rPr>
              <w:t> </w:t>
            </w:r>
          </w:p>
        </w:tc>
        <w:tc>
          <w:tcPr>
            <w:tcW w:w="4518" w:type="dxa"/>
            <w:vAlign w:val="center"/>
          </w:tcPr>
          <w:p w14:paraId="341721CC" w14:textId="1773901F" w:rsidR="00F74E64" w:rsidRPr="00F74E64" w:rsidRDefault="00F74E64" w:rsidP="00F74E64">
            <w:pPr>
              <w:rPr>
                <w:lang w:val="en-US"/>
              </w:rPr>
            </w:pPr>
            <w:r>
              <w:rPr>
                <w:rStyle w:val="normaltextrun"/>
                <w:rFonts w:ascii="Aptos" w:hAnsi="Aptos" w:cs="Segoe UI"/>
                <w:sz w:val="17"/>
                <w:szCs w:val="17"/>
                <w:lang w:val="en-US"/>
              </w:rPr>
              <w:t xml:space="preserve">A</w:t>
            </w:r>
            <w:ins w:id="1091" w:author="Zack Bishop" w:date="2026-07-07T09:30:00Z">
              <w:r>
                <w:rPr>
                  <w:rStyle w:val="normaltextrun"/>
                  <w:rFonts w:ascii="Aptos" w:hAnsi="Aptos" w:cs="Segoe UI"/>
                  <w:sz w:val="17"/>
                  <w:szCs w:val="17"/>
                  <w:lang w:val="en-US"/>
                </w:rPr>
                <w:t xml:space="preserve"> promised-date revision</w:t>
              </w:r>
            </w:ins>
            <w:r>
              <w:rPr>
                <w:rStyle w:val="normaltextrun"/>
                <w:rFonts w:ascii="Aptos" w:hAnsi="Aptos" w:cs="Segoe UI"/>
                <w:sz w:val="17"/>
                <w:szCs w:val="17"/>
                <w:lang w:val="en-US"/>
              </w:rPr>
              <w:t xml:space="preserve"> reason code </w:t>
            </w:r>
            <w:del w:id="1092" w:author="Zack Bishop" w:date="2026-07-07T09:30:00Z">
              <w:r>
                <w:rPr>
                  <w:rStyle w:val="normaltextrun"/>
                  <w:rFonts w:ascii="Aptos" w:hAnsi="Aptos" w:cs="Segoe UI"/>
                  <w:sz w:val="17"/>
                  <w:szCs w:val="17"/>
                  <w:lang w:val="en-US"/>
                </w:rPr>
                <w:delText xml:space="preserve">that</w:delText>
              </w:r>
            </w:del>
            <w:ins w:id="1093" w:author="Zack Bishop" w:date="2026-07-07T09:30:00Z">
              <w:r>
                <w:rPr>
                  <w:rStyle w:val="normaltextrun"/>
                  <w:rFonts w:ascii="Aptos" w:hAnsi="Aptos" w:cs="Segoe UI"/>
                  <w:sz w:val="17"/>
                  <w:szCs w:val="17"/>
                  <w:lang w:val="en-US"/>
                </w:rPr>
                <w:t xml:space="preserve">flagged</w:t>
              </w:r>
            </w:ins>
            <w:r>
              <w:rPr>
                <w:rStyle w:val="normaltextrun"/>
                <w:rFonts w:ascii="Aptos" w:hAnsi="Aptos" w:cs="Segoe UI"/>
                <w:sz w:val="17"/>
                <w:szCs w:val="17"/>
                <w:lang w:val="en-US"/>
              </w:rPr>
              <w:t xml:space="preserve"> </w:t>
            </w:r>
            <w:del w:id="1094" w:author="Zack Bishop" w:date="2026-07-07T09:30:00Z">
              <w:r>
                <w:rPr>
                  <w:rStyle w:val="normaltextrun"/>
                  <w:rFonts w:ascii="Aptos" w:hAnsi="Aptos" w:cs="Segoe UI"/>
                  <w:sz w:val="17"/>
                  <w:szCs w:val="17"/>
                  <w:lang w:val="en-US"/>
                </w:rPr>
                <w:delText xml:space="preserve">contributes</w:delText>
              </w:r>
            </w:del>
            <w:ins w:id="1095" w:author="Zack Bishop" w:date="2026-07-07T09:30:00Z">
              <w:r>
                <w:rPr>
                  <w:rStyle w:val="normaltextrun"/>
                  <w:rFonts w:ascii="Aptos" w:hAnsi="Aptos" w:cs="Segoe UI"/>
                  <w:sz w:val="17"/>
                  <w:szCs w:val="17"/>
                  <w:lang w:val="en-US"/>
                </w:rPr>
                <w:t xml:space="preserve">as</w:t>
              </w:r>
            </w:ins>
            <w:r>
              <w:rPr>
                <w:rStyle w:val="normaltextrun"/>
                <w:rFonts w:ascii="Aptos" w:hAnsi="Aptos" w:cs="Segoe UI"/>
                <w:sz w:val="17"/>
                <w:szCs w:val="17"/>
                <w:lang w:val="en-US"/>
              </w:rPr>
              <w:t xml:space="preserve"> </w:t>
            </w:r>
            <w:del w:id="1096" w:author="Zack Bishop" w:date="2026-07-07T09:30:00Z">
              <w:r>
                <w:rPr>
                  <w:rStyle w:val="normaltextrun"/>
                  <w:rFonts w:ascii="Aptos" w:hAnsi="Aptos" w:cs="Segoe UI"/>
                  <w:sz w:val="17"/>
                  <w:szCs w:val="17"/>
                  <w:lang w:val="en-US"/>
                </w:rPr>
                <w:delText xml:space="preserve">to</w:delText>
              </w:r>
            </w:del>
            <w:ins w:id="1097" w:author="Zack Bishop" w:date="2026-07-07T09:30:00Z">
              <w:r>
                <w:rPr>
                  <w:rStyle w:val="normaltextrun"/>
                  <w:rFonts w:ascii="Aptos" w:hAnsi="Aptos" w:cs="Segoe UI"/>
                  <w:sz w:val="17"/>
                  <w:szCs w:val="17"/>
                  <w:lang w:val="en-US"/>
                </w:rPr>
                <w:t xml:space="preserve">OTIF-relevant</w:t>
              </w:r>
            </w:ins>
            <w:r>
              <w:rPr>
                <w:rStyle w:val="normaltextrun"/>
                <w:rFonts w:ascii="Aptos" w:hAnsi="Aptos" w:cs="Segoe UI"/>
                <w:sz w:val="17"/>
                <w:szCs w:val="17"/>
                <w:lang w:val="en-US"/>
              </w:rPr>
              <w:t xml:space="preserve"> </w:t>
            </w:r>
            <w:del w:id="1098" w:author="Zack Bishop" w:date="2026-07-07T09:30:00Z">
              <w:r>
                <w:rPr>
                  <w:rStyle w:val="normaltextrun"/>
                  <w:rFonts w:ascii="Aptos" w:hAnsi="Aptos" w:cs="Segoe UI"/>
                  <w:sz w:val="17"/>
                  <w:szCs w:val="17"/>
                  <w:lang w:val="en-US"/>
                </w:rPr>
                <w:delText xml:space="preserve">an</w:delText>
              </w:r>
            </w:del>
            <w:ins w:id="1099" w:author="Zack Bishop" w:date="2026-07-07T09:30:00Z">
              <w:r>
                <w:rPr>
                  <w:rStyle w:val="normaltextrun"/>
                  <w:rFonts w:ascii="Aptos" w:hAnsi="Aptos" w:cs="Segoe UI"/>
                  <w:sz w:val="17"/>
                  <w:szCs w:val="17"/>
                  <w:lang w:val="en-US"/>
                </w:rPr>
                <w:t xml:space="preserve">in</w:t>
              </w:r>
            </w:ins>
            <w:r>
              <w:rPr>
                <w:rStyle w:val="normaltextrun"/>
                <w:rFonts w:ascii="Aptos" w:hAnsi="Aptos" w:cs="Segoe UI"/>
                <w:sz w:val="17"/>
                <w:szCs w:val="17"/>
                <w:lang w:val="en-US"/>
              </w:rPr>
              <w:t xml:space="preserve"> </w:t>
            </w:r>
            <w:del w:id="1100" w:author="Zack Bishop" w:date="2026-07-07T09:30:00Z">
              <w:r>
                <w:rPr>
                  <w:rStyle w:val="normaltextrun"/>
                  <w:rFonts w:ascii="Aptos" w:hAnsi="Aptos" w:cs="Segoe UI"/>
                  <w:sz w:val="17"/>
                  <w:szCs w:val="17"/>
                  <w:lang w:val="en-US"/>
                </w:rPr>
                <w:delText xml:space="preserve">OTIF</w:delText>
              </w:r>
            </w:del>
            <w:ins w:id="1101" w:author="Zack Bishop" w:date="2026-07-07T09:30:00Z">
              <w:r>
                <w:rPr>
                  <w:rStyle w:val="normaltextrun"/>
                  <w:rFonts w:ascii="Aptos" w:hAnsi="Aptos" w:cs="Segoe UI"/>
                  <w:sz w:val="17"/>
                  <w:szCs w:val="17"/>
                  <w:lang w:val="en-US"/>
                </w:rPr>
                <w:t xml:space="preserve">the</w:t>
              </w:r>
            </w:ins>
            <w:r>
              <w:rPr>
                <w:rStyle w:val="normaltextrun"/>
                <w:rFonts w:ascii="Aptos" w:hAnsi="Aptos" w:cs="Segoe UI"/>
                <w:sz w:val="17"/>
                <w:szCs w:val="17"/>
                <w:lang w:val="en-US"/>
              </w:rPr>
              <w:t xml:space="preserve"> </w:t>
            </w:r>
            <w:del w:id="1102" w:author="Zack Bishop" w:date="2026-07-07T09:30:00Z">
              <w:r>
                <w:rPr>
                  <w:rStyle w:val="normaltextrun"/>
                  <w:rFonts w:ascii="Aptos" w:hAnsi="Aptos" w:cs="Segoe UI"/>
                  <w:sz w:val="17"/>
                  <w:szCs w:val="17"/>
                  <w:lang w:val="en-US"/>
                </w:rPr>
                <w:delText xml:space="preserve">miss.</w:delText>
              </w:r>
            </w:del>
            <w:ins w:id="1103" w:author="Zack Bishop" w:date="2026-07-07T09:30:00Z">
              <w:r>
                <w:rPr>
                  <w:rStyle w:val="normaltextrun"/>
                  <w:rFonts w:ascii="Aptos" w:hAnsi="Aptos" w:cs="Segoe UI"/>
                  <w:sz w:val="17"/>
                  <w:szCs w:val="17"/>
                  <w:lang w:val="en-US"/>
                </w:rPr>
                <w:t xml:space="preserve">Reason</w:t>
              </w:r>
            </w:ins>
            <w:r>
              <w:rPr>
                <w:rStyle w:val="normaltextrun"/>
                <w:rFonts w:ascii="Aptos" w:hAnsi="Aptos" w:cs="Segoe UI"/>
                <w:sz w:val="17"/>
                <w:szCs w:val="17"/>
                <w:lang w:val="en-US"/>
              </w:rPr>
              <w:t xml:space="preserve"> </w:t>
            </w:r>
            <w:ins w:id="1104" w:author="Zack Bishop" w:date="2026-07-07T09:30:00Z">
              <w:r>
                <w:rPr>
                  <w:rStyle w:val="normaltextrun"/>
                  <w:rFonts w:ascii="Aptos" w:hAnsi="Aptos" w:cs="Segoe UI"/>
                  <w:sz w:val="17"/>
                  <w:szCs w:val="17"/>
                  <w:lang w:val="en-US"/>
                </w:rPr>
                <w:t xml:space="preserve">Codes reference (the single source of truth). Reason codes originate in the promised-date revision ledger, not on a static order-line field.</w:t>
              </w:r>
            </w:ins>
          </w:p>
        </w:tc>
      </w:tr>
      <w:tr w:rsidR="00F74E64" w14:paraId="455B6BE3" w14:textId="77777777" w:rsidTr="00F74E64">
        <w:tc>
          <w:tcPr>
            <w:tcW w:w="4518" w:type="dxa"/>
            <w:vAlign w:val="center"/>
          </w:tcPr>
          <w:p w14:paraId="00964F89" w14:textId="476CA750" w:rsidR="00F74E64" w:rsidRPr="00F74E64" w:rsidRDefault="00F74E64" w:rsidP="00F74E64">
            <w:r w:rsidRPr="00F74E64">
              <w:rPr>
                <w:rStyle w:val="normaltextrun"/>
                <w:rFonts w:ascii="Aptos" w:hAnsi="Aptos" w:cs="Segoe UI"/>
                <w:b/>
                <w:bCs/>
                <w:sz w:val="17"/>
                <w:szCs w:val="17"/>
                <w:lang w:val="en-US"/>
              </w:rPr>
              <w:t>Days moved</w:t>
            </w:r>
            <w:r w:rsidRPr="00F74E64">
              <w:rPr>
                <w:rStyle w:val="eop"/>
                <w:rFonts w:ascii="Aptos" w:hAnsi="Aptos" w:cs="Segoe UI"/>
                <w:sz w:val="17"/>
                <w:szCs w:val="17"/>
              </w:rPr>
              <w:t> </w:t>
            </w:r>
          </w:p>
        </w:tc>
        <w:tc>
          <w:tcPr>
            <w:tcW w:w="4518" w:type="dxa"/>
            <w:vAlign w:val="center"/>
          </w:tcPr>
          <w:p w14:paraId="2175F597" w14:textId="2E5B8ECA" w:rsidR="00F74E64" w:rsidRPr="00F74E64" w:rsidRDefault="00F74E64" w:rsidP="00F74E64">
            <w:pPr>
              <w:rPr>
                <w:lang w:val="en-US"/>
              </w:rPr>
            </w:pPr>
            <w:del w:id="1105" w:author="Zack Bishop" w:date="2026-07-07T09:30:00Z">
              <w:r>
                <w:rPr>
                  <w:rStyle w:val="normaltextrun"/>
                  <w:rFonts w:ascii="Aptos" w:hAnsi="Aptos" w:cs="Segoe UI"/>
                  <w:sz w:val="17"/>
                  <w:szCs w:val="17"/>
                  <w:lang w:val="en-US"/>
                </w:rPr>
                <w:delText xml:space="preserve">Number</w:delText>
              </w:r>
            </w:del>
            <w:ins w:id="1106" w:author="Zack Bishop" w:date="2026-07-07T09:30:00Z">
              <w:r>
                <w:rPr>
                  <w:rStyle w:val="normaltextrun"/>
                  <w:rFonts w:ascii="Aptos" w:hAnsi="Aptos" w:cs="Segoe UI"/>
                  <w:sz w:val="17"/>
                  <w:szCs w:val="17"/>
                  <w:lang w:val="en-US"/>
                </w:rPr>
                <w:t xml:space="preserve">Net number</w:t>
              </w:r>
            </w:ins>
            <w:r>
              <w:rPr>
                <w:rStyle w:val="normaltextrun"/>
                <w:rFonts w:ascii="Aptos" w:hAnsi="Aptos" w:cs="Segoe UI"/>
                <w:sz w:val="17"/>
                <w:szCs w:val="17"/>
                <w:lang w:val="en-US"/>
              </w:rPr>
              <w:t xml:space="preserve"> of days </w:t>
            </w:r>
            <w:del w:id="1107" w:author="Zack Bishop" w:date="2026-07-07T09:30:00Z">
              <w:r>
                <w:rPr>
                  <w:rStyle w:val="normaltextrun"/>
                  <w:rFonts w:ascii="Aptos" w:hAnsi="Aptos" w:cs="Segoe UI"/>
                  <w:sz w:val="17"/>
                  <w:szCs w:val="17"/>
                  <w:lang w:val="en-US"/>
                </w:rPr>
                <w:delText xml:space="preserve">associated</w:delText>
              </w:r>
            </w:del>
            <w:ins w:id="1108" w:author="Zack Bishop" w:date="2026-07-07T09:30:00Z">
              <w:r>
                <w:rPr>
                  <w:rStyle w:val="normaltextrun"/>
                  <w:rFonts w:ascii="Aptos" w:hAnsi="Aptos" w:cs="Segoe UI"/>
                  <w:sz w:val="17"/>
                  <w:szCs w:val="17"/>
                  <w:lang w:val="en-US"/>
                </w:rPr>
                <w:t xml:space="preserve">the</w:t>
              </w:r>
            </w:ins>
            <w:r>
              <w:rPr>
                <w:rStyle w:val="normaltextrun"/>
                <w:rFonts w:ascii="Aptos" w:hAnsi="Aptos" w:cs="Segoe UI"/>
                <w:sz w:val="17"/>
                <w:szCs w:val="17"/>
                <w:lang w:val="en-US"/>
              </w:rPr>
              <w:t xml:space="preserve"> </w:t>
            </w:r>
            <w:del w:id="1109" w:author="Zack Bishop" w:date="2026-07-07T09:30:00Z">
              <w:r>
                <w:rPr>
                  <w:rStyle w:val="normaltextrun"/>
                  <w:rFonts w:ascii="Aptos" w:hAnsi="Aptos" w:cs="Segoe UI"/>
                  <w:sz w:val="17"/>
                  <w:szCs w:val="17"/>
                  <w:lang w:val="en-US"/>
                </w:rPr>
                <w:delText xml:space="preserve">with</w:delText>
              </w:r>
            </w:del>
            <w:ins w:id="1110" w:author="Zack Bishop" w:date="2026-07-07T09:30:00Z">
              <w:r>
                <w:rPr>
                  <w:rStyle w:val="normaltextrun"/>
                  <w:rFonts w:ascii="Aptos" w:hAnsi="Aptos" w:cs="Segoe UI"/>
                  <w:sz w:val="17"/>
                  <w:szCs w:val="17"/>
                  <w:lang w:val="en-US"/>
                </w:rPr>
                <w:t xml:space="preserve">promised delivery date moved across</w:t>
              </w:r>
            </w:ins>
            <w:r>
              <w:rPr>
                <w:rStyle w:val="normaltextrun"/>
                <w:rFonts w:ascii="Aptos" w:hAnsi="Aptos" w:cs="Segoe UI"/>
                <w:sz w:val="17"/>
                <w:szCs w:val="17"/>
                <w:lang w:val="en-US"/>
              </w:rPr>
              <w:t xml:space="preserve"> the </w:t>
            </w:r>
            <w:del w:id="1111" w:author="Zack Bishop" w:date="2026-07-07T09:30:00Z">
              <w:r>
                <w:rPr>
                  <w:rStyle w:val="normaltextrun"/>
                  <w:rFonts w:ascii="Aptos" w:hAnsi="Aptos" w:cs="Segoe UI"/>
                  <w:sz w:val="17"/>
                  <w:szCs w:val="17"/>
                  <w:lang w:val="en-US"/>
                </w:rPr>
                <w:delText xml:space="preserve">delay</w:delText>
              </w:r>
            </w:del>
            <w:ins w:id="1112" w:author="Zack Bishop" w:date="2026-07-07T09:30:00Z">
              <w:r>
                <w:rPr>
                  <w:rStyle w:val="normaltextrun"/>
                  <w:rFonts w:ascii="Aptos" w:hAnsi="Aptos" w:cs="Segoe UI"/>
                  <w:sz w:val="17"/>
                  <w:szCs w:val="17"/>
                  <w:lang w:val="en-US"/>
                </w:rPr>
                <w:t xml:space="preserve">OTIF-relevant</w:t>
              </w:r>
            </w:ins>
            <w:r>
              <w:rPr>
                <w:rStyle w:val="normaltextrun"/>
                <w:rFonts w:ascii="Aptos" w:hAnsi="Aptos" w:cs="Segoe UI"/>
                <w:sz w:val="17"/>
                <w:szCs w:val="17"/>
                <w:lang w:val="en-US"/>
              </w:rPr>
              <w:t xml:space="preserve"> </w:t>
            </w:r>
            <w:del w:id="1113" w:author="Zack Bishop" w:date="2026-07-07T09:30:00Z">
              <w:r>
                <w:rPr>
                  <w:rStyle w:val="normaltextrun"/>
                  <w:rFonts w:ascii="Aptos" w:hAnsi="Aptos" w:cs="Segoe UI"/>
                  <w:sz w:val="17"/>
                  <w:szCs w:val="17"/>
                  <w:lang w:val="en-US"/>
                </w:rPr>
                <w:delText xml:space="preserve">or movement</w:delText>
              </w:r>
            </w:del>
            <w:ins w:id="1114" w:author="Zack Bishop" w:date="2026-07-07T09:30:00Z">
              <w:r>
                <w:rPr>
                  <w:rStyle w:val="normaltextrun"/>
                  <w:rFonts w:ascii="Aptos" w:hAnsi="Aptos" w:cs="Segoe UI"/>
                  <w:sz w:val="17"/>
                  <w:szCs w:val="17"/>
                  <w:lang w:val="en-US"/>
                </w:rPr>
                <w:t xml:space="preserve">revisions</w:t>
              </w:r>
            </w:ins>
            <w:r>
              <w:rPr>
                <w:rStyle w:val="normaltextrun"/>
                <w:rFonts w:ascii="Aptos" w:hAnsi="Aptos" w:cs="Segoe UI"/>
                <w:sz w:val="17"/>
                <w:szCs w:val="17"/>
                <w:lang w:val="en-US"/>
              </w:rPr>
              <w:t xml:space="preserve"> captured in the revision </w:t>
            </w:r>
            <w:del w:id="1115" w:author="Zack Bishop" w:date="2026-07-07T09:30:00Z">
              <w:r>
                <w:rPr>
                  <w:rStyle w:val="normaltextrun"/>
                  <w:rFonts w:ascii="Aptos" w:hAnsi="Aptos" w:cs="Segoe UI"/>
                  <w:sz w:val="17"/>
                  <w:szCs w:val="17"/>
                  <w:lang w:val="en-US"/>
                </w:rPr>
                <w:delText xml:space="preserve">reason analysis. </w:delText>
              </w:r>
            </w:del>
            <w:ins w:id="1116" w:author="Zack Bishop" w:date="2026-07-07T09:30:00Z">
              <w:r>
                <w:rPr>
                  <w:rStyle w:val="normaltextrun"/>
                  <w:rFonts w:ascii="Aptos" w:hAnsi="Aptos" w:cs="Segoe UI"/>
                  <w:sz w:val="17"/>
                  <w:szCs w:val="17"/>
                  <w:lang w:val="en-US"/>
                </w:rPr>
                <w:t xml:space="preserve">ledger.</w:t>
              </w:r>
            </w:ins>
          </w:p>
        </w:tc>
      </w:tr>
      <w:tr w:rsidR="00F74E64" w14:paraId="5CA38972" w14:textId="77777777" w:rsidTr="00F74E64">
        <w:tc>
          <w:tcPr>
            <w:tcW w:w="4518" w:type="dxa"/>
            <w:vAlign w:val="center"/>
          </w:tcPr>
          <w:p w14:paraId="5F46B420" w14:textId="0981B659" w:rsidR="00F74E64" w:rsidRPr="00F74E64" w:rsidRDefault="00F74E64" w:rsidP="00F74E64">
            <w:r w:rsidRPr="00F74E64">
              <w:rPr>
                <w:rStyle w:val="normaltextrun"/>
                <w:rFonts w:ascii="Aptos" w:hAnsi="Aptos" w:cs="Segoe UI"/>
                <w:b/>
                <w:bCs/>
                <w:sz w:val="17"/>
                <w:szCs w:val="17"/>
                <w:lang w:val="en-US"/>
              </w:rPr>
              <w:t>Override reason</w:t>
            </w:r>
            <w:r w:rsidRPr="00F74E64">
              <w:rPr>
                <w:rStyle w:val="eop"/>
                <w:rFonts w:ascii="Aptos" w:hAnsi="Aptos" w:cs="Segoe UI"/>
                <w:sz w:val="17"/>
                <w:szCs w:val="17"/>
              </w:rPr>
              <w:t> </w:t>
            </w:r>
          </w:p>
        </w:tc>
        <w:tc>
          <w:tcPr>
            <w:tcW w:w="4518" w:type="dxa"/>
            <w:vAlign w:val="center"/>
          </w:tcPr>
          <w:p w14:paraId="36790AE3" w14:textId="503D3B70" w:rsidR="00F74E64" w:rsidRPr="00F74E64" w:rsidRDefault="00F74E64" w:rsidP="00F74E64">
            <w:pPr>
              <w:rPr>
                <w:lang w:val="en-US"/>
              </w:rPr>
            </w:pPr>
            <w:r w:rsidRPr="00F74E64">
              <w:rPr>
                <w:rStyle w:val="normaltextrun"/>
                <w:rFonts w:ascii="Aptos" w:hAnsi="Aptos" w:cs="Segoe UI"/>
                <w:sz w:val="17"/>
                <w:szCs w:val="17"/>
                <w:lang w:val="en-US"/>
              </w:rPr>
              <w:t>Correction entered in the OTIF Maintenance page to replace an incorrectly assigned reason.</w:t>
            </w:r>
            <w:r w:rsidRPr="00F74E64">
              <w:rPr>
                <w:rStyle w:val="eop"/>
                <w:rFonts w:ascii="Aptos" w:hAnsi="Aptos" w:cs="Segoe UI"/>
                <w:sz w:val="17"/>
                <w:szCs w:val="17"/>
                <w:lang w:val="en-US"/>
              </w:rPr>
              <w:t> </w:t>
            </w:r>
          </w:p>
        </w:tc>
      </w:tr>
    </w:tbl>
    <w:p w14:paraId="7D366496" w14:textId="080D674C" w:rsidR="00F268B1" w:rsidRPr="00020ED7" w:rsidRDefault="00F268B1" w:rsidP="00F268B1">
      <w:pPr>
        <w:ind w:left="360"/>
        <w:rPr>
          <w:szCs w:val="22"/>
        </w:rPr>
      </w:pPr>
    </w:p>
    <w:p w14:paraId="0FB1058E" w14:textId="26D471B1" w:rsidR="00442BED" w:rsidRDefault="006746F2" w:rsidP="006746F2">
      <w:pPr>
        <w:pStyle w:val="Heading1"/>
      </w:pPr>
      <w:r w:rsidRPr="006746F2">
        <w:t>Document Control</w:t>
      </w:r>
    </w:p>
    <w:tbl>
      <w:tblPr>
        <w:tblStyle w:val="TableGrid"/>
        <w:tblW w:w="0" w:type="auto"/>
        <w:tblLook w:val="04A0" w:firstRow="1" w:lastRow="0" w:firstColumn="1" w:lastColumn="0" w:noHBand="0" w:noVBand="1"/>
      </w:tblPr>
      <w:tblGrid>
        <w:gridCol w:w="4698"/>
        <w:gridCol w:w="4698"/>
      </w:tblGrid>
      <w:tr w:rsidR="006746F2" w14:paraId="3FDCD4B3" w14:textId="77777777" w:rsidTr="00FA60A7">
        <w:tc>
          <w:tcPr>
            <w:tcW w:w="4698" w:type="dxa"/>
            <w:vAlign w:val="center"/>
          </w:tcPr>
          <w:p w14:paraId="3D71300D" w14:textId="2EC95695" w:rsidR="006746F2" w:rsidRDefault="006746F2" w:rsidP="006746F2">
            <w:pPr>
              <w:rPr>
                <w:b/>
              </w:rPr>
            </w:pPr>
            <w:r>
              <w:rPr>
                <w:rStyle w:val="normaltextrun"/>
                <w:rFonts w:ascii="Aptos" w:hAnsi="Aptos" w:cs="Segoe UI"/>
                <w:b/>
                <w:bCs/>
                <w:color w:val="111642"/>
                <w:sz w:val="18"/>
                <w:szCs w:val="18"/>
                <w:lang w:val="en-US"/>
              </w:rPr>
              <w:t>Policy owner</w:t>
            </w:r>
            <w:r>
              <w:rPr>
                <w:rStyle w:val="eop"/>
                <w:rFonts w:ascii="Aptos" w:hAnsi="Aptos" w:cs="Segoe UI"/>
                <w:color w:val="111642"/>
                <w:sz w:val="18"/>
                <w:szCs w:val="18"/>
              </w:rPr>
              <w:t> </w:t>
            </w:r>
          </w:p>
        </w:tc>
        <w:tc>
          <w:tcPr>
            <w:tcW w:w="4698" w:type="dxa"/>
            <w:vAlign w:val="center"/>
          </w:tcPr>
          <w:p w14:paraId="3A4D3AFD" w14:textId="7D0B58A2" w:rsidR="006746F2" w:rsidRDefault="006746F2" w:rsidP="006746F2">
            <w:pPr>
              <w:rPr>
                <w:b/>
              </w:rPr>
            </w:pPr>
            <w:r>
              <w:rPr>
                <w:rStyle w:val="normaltextrun"/>
                <w:rFonts w:ascii="Aptos" w:hAnsi="Aptos" w:cs="Segoe UI"/>
                <w:sz w:val="18"/>
                <w:szCs w:val="18"/>
                <w:lang w:val="en-US"/>
              </w:rPr>
              <w:t>Global Supply Chain</w:t>
            </w:r>
            <w:r>
              <w:rPr>
                <w:rStyle w:val="eop"/>
                <w:rFonts w:ascii="Aptos" w:hAnsi="Aptos" w:cs="Segoe UI"/>
                <w:sz w:val="18"/>
                <w:szCs w:val="18"/>
              </w:rPr>
              <w:t> </w:t>
            </w:r>
          </w:p>
        </w:tc>
      </w:tr>
      <w:tr w:rsidR="006746F2" w14:paraId="1B8F0584" w14:textId="77777777" w:rsidTr="00FA60A7">
        <w:tc>
          <w:tcPr>
            <w:tcW w:w="4698" w:type="dxa"/>
            <w:vAlign w:val="center"/>
          </w:tcPr>
          <w:p w14:paraId="15D8BA3C" w14:textId="37543C22" w:rsidR="006746F2" w:rsidRDefault="006746F2" w:rsidP="006746F2">
            <w:pPr>
              <w:rPr>
                <w:b/>
              </w:rPr>
            </w:pPr>
            <w:r>
              <w:rPr>
                <w:rStyle w:val="normaltextrun"/>
                <w:rFonts w:ascii="Aptos" w:hAnsi="Aptos" w:cs="Segoe UI"/>
                <w:b/>
                <w:bCs/>
                <w:color w:val="111642"/>
                <w:sz w:val="18"/>
                <w:szCs w:val="18"/>
                <w:lang w:val="en-US"/>
              </w:rPr>
              <w:t>Document owner</w:t>
            </w:r>
            <w:r>
              <w:rPr>
                <w:rStyle w:val="eop"/>
                <w:rFonts w:ascii="Aptos" w:hAnsi="Aptos" w:cs="Segoe UI"/>
                <w:color w:val="111642"/>
                <w:sz w:val="18"/>
                <w:szCs w:val="18"/>
              </w:rPr>
              <w:t> </w:t>
            </w:r>
          </w:p>
        </w:tc>
        <w:tc>
          <w:tcPr>
            <w:tcW w:w="4698" w:type="dxa"/>
            <w:vAlign w:val="center"/>
          </w:tcPr>
          <w:p w14:paraId="366D5628" w14:textId="3593B2CD" w:rsidR="006746F2" w:rsidRDefault="006746F2" w:rsidP="006746F2">
            <w:pPr>
              <w:rPr>
                <w:b/>
              </w:rPr>
            </w:pPr>
            <w:r>
              <w:rPr>
                <w:rStyle w:val="normaltextrun"/>
                <w:rFonts w:ascii="Aptos" w:hAnsi="Aptos" w:cs="Segoe UI"/>
                <w:sz w:val="18"/>
                <w:szCs w:val="18"/>
                <w:lang w:val="en-US"/>
              </w:rPr>
              <w:t>Ivan Ceriani</w:t>
            </w:r>
            <w:r>
              <w:rPr>
                <w:rStyle w:val="eop"/>
                <w:rFonts w:ascii="Aptos" w:hAnsi="Aptos" w:cs="Segoe UI"/>
                <w:sz w:val="18"/>
                <w:szCs w:val="18"/>
              </w:rPr>
              <w:t> </w:t>
            </w:r>
          </w:p>
        </w:tc>
      </w:tr>
      <w:tr w:rsidR="006746F2" w14:paraId="27AD65D6" w14:textId="77777777" w:rsidTr="00FA60A7">
        <w:tc>
          <w:tcPr>
            <w:tcW w:w="4698" w:type="dxa"/>
            <w:vAlign w:val="center"/>
          </w:tcPr>
          <w:p w14:paraId="58D34948" w14:textId="7E3F4320" w:rsidR="006746F2" w:rsidRDefault="006746F2" w:rsidP="006746F2">
            <w:pPr>
              <w:rPr>
                <w:b/>
              </w:rPr>
            </w:pPr>
            <w:r>
              <w:rPr>
                <w:rStyle w:val="normaltextrun"/>
                <w:rFonts w:ascii="Aptos" w:hAnsi="Aptos" w:cs="Segoe UI"/>
                <w:b/>
                <w:bCs/>
                <w:color w:val="111642"/>
                <w:sz w:val="18"/>
                <w:szCs w:val="18"/>
                <w:lang w:val="en-US"/>
              </w:rPr>
              <w:t>Review frequency</w:t>
            </w:r>
            <w:r>
              <w:rPr>
                <w:rStyle w:val="eop"/>
                <w:rFonts w:ascii="Aptos" w:hAnsi="Aptos" w:cs="Segoe UI"/>
                <w:color w:val="111642"/>
                <w:sz w:val="18"/>
                <w:szCs w:val="18"/>
              </w:rPr>
              <w:t> </w:t>
            </w:r>
          </w:p>
        </w:tc>
        <w:tc>
          <w:tcPr>
            <w:tcW w:w="4698" w:type="dxa"/>
            <w:vAlign w:val="center"/>
          </w:tcPr>
          <w:p w14:paraId="3CAF2F11" w14:textId="5BFF2EF7" w:rsidR="006746F2" w:rsidRDefault="006746F2" w:rsidP="006746F2">
            <w:pPr>
              <w:rPr>
                <w:b/>
              </w:rPr>
            </w:pPr>
            <w:r>
              <w:rPr>
                <w:rStyle w:val="normaltextrun"/>
                <w:rFonts w:ascii="Aptos" w:hAnsi="Aptos" w:cs="Segoe UI"/>
                <w:sz w:val="18"/>
                <w:szCs w:val="18"/>
                <w:lang w:val="en-US"/>
              </w:rPr>
              <w:t>To be confirmed</w:t>
            </w:r>
            <w:r>
              <w:rPr>
                <w:rStyle w:val="eop"/>
                <w:rFonts w:ascii="Aptos" w:hAnsi="Aptos" w:cs="Segoe UI"/>
                <w:sz w:val="18"/>
                <w:szCs w:val="18"/>
              </w:rPr>
              <w:t> </w:t>
            </w:r>
          </w:p>
        </w:tc>
      </w:tr>
      <w:tr w:rsidR="006746F2" w14:paraId="451784C5" w14:textId="77777777" w:rsidTr="00FA60A7">
        <w:tc>
          <w:tcPr>
            <w:tcW w:w="4698" w:type="dxa"/>
            <w:vAlign w:val="center"/>
          </w:tcPr>
          <w:p w14:paraId="4228813C" w14:textId="67B99BCF" w:rsidR="006746F2" w:rsidRDefault="006746F2" w:rsidP="006746F2">
            <w:pPr>
              <w:rPr>
                <w:b/>
              </w:rPr>
            </w:pPr>
            <w:r>
              <w:rPr>
                <w:rStyle w:val="normaltextrun"/>
                <w:rFonts w:ascii="Aptos" w:hAnsi="Aptos" w:cs="Segoe UI"/>
                <w:b/>
                <w:bCs/>
                <w:color w:val="111642"/>
                <w:sz w:val="18"/>
                <w:szCs w:val="18"/>
                <w:lang w:val="en-US"/>
              </w:rPr>
              <w:t>Approval authority</w:t>
            </w:r>
            <w:r>
              <w:rPr>
                <w:rStyle w:val="eop"/>
                <w:rFonts w:ascii="Aptos" w:hAnsi="Aptos" w:cs="Segoe UI"/>
                <w:color w:val="111642"/>
                <w:sz w:val="18"/>
                <w:szCs w:val="18"/>
              </w:rPr>
              <w:t> </w:t>
            </w:r>
          </w:p>
        </w:tc>
        <w:tc>
          <w:tcPr>
            <w:tcW w:w="4698" w:type="dxa"/>
            <w:vAlign w:val="center"/>
          </w:tcPr>
          <w:p w14:paraId="26F2A102" w14:textId="569B4B7C" w:rsidR="006746F2" w:rsidRDefault="006746F2" w:rsidP="006746F2">
            <w:pPr>
              <w:rPr>
                <w:b/>
              </w:rPr>
            </w:pPr>
            <w:r>
              <w:rPr>
                <w:rStyle w:val="normaltextrun"/>
                <w:rFonts w:ascii="Aptos" w:hAnsi="Aptos" w:cs="Segoe UI"/>
                <w:sz w:val="18"/>
                <w:szCs w:val="18"/>
                <w:lang w:val="en-US"/>
              </w:rPr>
              <w:t>Supply Chain leadership</w:t>
            </w:r>
            <w:r>
              <w:rPr>
                <w:rStyle w:val="eop"/>
                <w:rFonts w:ascii="Aptos" w:hAnsi="Aptos" w:cs="Segoe UI"/>
                <w:sz w:val="18"/>
                <w:szCs w:val="18"/>
              </w:rPr>
              <w:t> </w:t>
            </w:r>
          </w:p>
        </w:tc>
      </w:tr>
      <w:tr w:rsidR="006746F2" w14:paraId="786AF218" w14:textId="77777777" w:rsidTr="00FA60A7">
        <w:tc>
          <w:tcPr>
            <w:tcW w:w="4698" w:type="dxa"/>
            <w:vAlign w:val="center"/>
          </w:tcPr>
          <w:p w14:paraId="324D5880" w14:textId="1EABB47B" w:rsidR="006746F2" w:rsidRDefault="006746F2" w:rsidP="006746F2">
            <w:pPr>
              <w:rPr>
                <w:b/>
              </w:rPr>
            </w:pPr>
            <w:r>
              <w:rPr>
                <w:rStyle w:val="normaltextrun"/>
                <w:rFonts w:ascii="Aptos" w:hAnsi="Aptos" w:cs="Segoe UI"/>
                <w:b/>
                <w:bCs/>
                <w:color w:val="111642"/>
                <w:sz w:val="18"/>
                <w:szCs w:val="18"/>
                <w:lang w:val="en-US"/>
              </w:rPr>
              <w:lastRenderedPageBreak/>
              <w:t>Storage location</w:t>
            </w:r>
            <w:r>
              <w:rPr>
                <w:rStyle w:val="eop"/>
                <w:rFonts w:ascii="Aptos" w:hAnsi="Aptos" w:cs="Segoe UI"/>
                <w:color w:val="111642"/>
                <w:sz w:val="18"/>
                <w:szCs w:val="18"/>
              </w:rPr>
              <w:t> </w:t>
            </w:r>
          </w:p>
        </w:tc>
        <w:tc>
          <w:tcPr>
            <w:tcW w:w="4698" w:type="dxa"/>
            <w:vAlign w:val="center"/>
          </w:tcPr>
          <w:p w14:paraId="5C4905A8" w14:textId="3C37A3C2" w:rsidR="006746F2" w:rsidRDefault="006746F2" w:rsidP="006746F2">
            <w:pPr>
              <w:rPr>
                <w:b/>
              </w:rPr>
            </w:pPr>
            <w:r>
              <w:rPr>
                <w:rStyle w:val="normaltextrun"/>
                <w:rFonts w:ascii="Aptos" w:hAnsi="Aptos" w:cs="Segoe UI"/>
                <w:sz w:val="18"/>
                <w:szCs w:val="18"/>
                <w:lang w:val="en-US"/>
              </w:rPr>
              <w:t>To be confirmed</w:t>
            </w:r>
            <w:r>
              <w:rPr>
                <w:rStyle w:val="eop"/>
                <w:rFonts w:ascii="Aptos" w:hAnsi="Aptos" w:cs="Segoe UI"/>
                <w:sz w:val="18"/>
                <w:szCs w:val="18"/>
              </w:rPr>
              <w:t> </w:t>
            </w:r>
          </w:p>
        </w:tc>
      </w:tr>
    </w:tbl>
    <w:p w14:paraId="689E9559" w14:textId="77777777" w:rsidR="006746F2" w:rsidRDefault="006746F2" w:rsidP="00442BED">
      <w:pPr>
        <w:rPr>
          <w:b/>
        </w:rPr>
      </w:pPr>
    </w:p>
    <w:p w14:paraId="59810603" w14:textId="58EC8048" w:rsidR="006746F2" w:rsidRDefault="009D6042" w:rsidP="009D6042">
      <w:pPr>
        <w:pStyle w:val="Heading1"/>
      </w:pPr>
      <w:r w:rsidRPr="009D6042">
        <w:t>Approval and Revision History </w:t>
      </w:r>
    </w:p>
    <w:tbl>
      <w:tblPr>
        <w:tblStyle w:val="TableGrid"/>
        <w:tblW w:w="0" w:type="auto"/>
        <w:tblLook w:val="04A0" w:firstRow="1" w:lastRow="0" w:firstColumn="1" w:lastColumn="0" w:noHBand="0" w:noVBand="1"/>
      </w:tblPr>
      <w:tblGrid>
        <w:gridCol w:w="2349"/>
        <w:gridCol w:w="2349"/>
        <w:gridCol w:w="2349"/>
        <w:gridCol w:w="2349"/>
      </w:tblGrid>
      <w:tr w:rsidR="009D6042" w14:paraId="1DDFC29C" w14:textId="77777777" w:rsidTr="00543F96">
        <w:tc>
          <w:tcPr>
            <w:tcW w:w="2349" w:type="dxa"/>
            <w:vAlign w:val="center"/>
          </w:tcPr>
          <w:p w14:paraId="17D6ED5D" w14:textId="1EB176F8" w:rsidR="009D6042" w:rsidRPr="009D6042" w:rsidRDefault="009D6042" w:rsidP="009D6042">
            <w:pPr>
              <w:rPr>
                <w:b/>
              </w:rPr>
            </w:pPr>
            <w:r w:rsidRPr="009D6042">
              <w:rPr>
                <w:rStyle w:val="normaltextrun"/>
                <w:rFonts w:ascii="Aptos" w:hAnsi="Aptos" w:cs="Segoe UI"/>
                <w:b/>
                <w:bCs/>
                <w:sz w:val="18"/>
                <w:szCs w:val="18"/>
                <w:lang w:val="en-US"/>
              </w:rPr>
              <w:t>Revision Number</w:t>
            </w:r>
            <w:r w:rsidRPr="009D6042">
              <w:rPr>
                <w:rStyle w:val="eop"/>
                <w:rFonts w:ascii="Aptos" w:hAnsi="Aptos" w:cs="Segoe UI"/>
                <w:sz w:val="18"/>
                <w:szCs w:val="18"/>
              </w:rPr>
              <w:t> </w:t>
            </w:r>
          </w:p>
        </w:tc>
        <w:tc>
          <w:tcPr>
            <w:tcW w:w="2349" w:type="dxa"/>
            <w:vAlign w:val="center"/>
          </w:tcPr>
          <w:p w14:paraId="2B5CD48A" w14:textId="192DBD98" w:rsidR="009D6042" w:rsidRPr="009D6042" w:rsidRDefault="009D6042" w:rsidP="009D6042">
            <w:pPr>
              <w:rPr>
                <w:b/>
              </w:rPr>
            </w:pPr>
            <w:r w:rsidRPr="009D6042">
              <w:rPr>
                <w:rStyle w:val="normaltextrun"/>
                <w:rFonts w:ascii="Aptos" w:hAnsi="Aptos" w:cs="Segoe UI"/>
                <w:b/>
                <w:bCs/>
                <w:sz w:val="18"/>
                <w:szCs w:val="18"/>
                <w:lang w:val="en-US"/>
              </w:rPr>
              <w:t>Content / Reason</w:t>
            </w:r>
            <w:r w:rsidRPr="009D6042">
              <w:rPr>
                <w:rStyle w:val="eop"/>
                <w:rFonts w:ascii="Aptos" w:hAnsi="Aptos" w:cs="Segoe UI"/>
                <w:sz w:val="18"/>
                <w:szCs w:val="18"/>
              </w:rPr>
              <w:t> </w:t>
            </w:r>
          </w:p>
        </w:tc>
        <w:tc>
          <w:tcPr>
            <w:tcW w:w="2349" w:type="dxa"/>
            <w:vAlign w:val="center"/>
          </w:tcPr>
          <w:p w14:paraId="23527E1D" w14:textId="0ACF3E39" w:rsidR="009D6042" w:rsidRPr="009D6042" w:rsidRDefault="009D6042" w:rsidP="009D6042">
            <w:pPr>
              <w:rPr>
                <w:b/>
              </w:rPr>
            </w:pPr>
            <w:r w:rsidRPr="009D6042">
              <w:rPr>
                <w:rStyle w:val="normaltextrun"/>
                <w:rFonts w:ascii="Aptos" w:hAnsi="Aptos" w:cs="Segoe UI"/>
                <w:b/>
                <w:bCs/>
                <w:sz w:val="18"/>
                <w:szCs w:val="18"/>
                <w:lang w:val="en-US"/>
              </w:rPr>
              <w:t>Date</w:t>
            </w:r>
            <w:r w:rsidRPr="009D6042">
              <w:rPr>
                <w:rStyle w:val="eop"/>
                <w:rFonts w:ascii="Aptos" w:hAnsi="Aptos" w:cs="Segoe UI"/>
                <w:sz w:val="18"/>
                <w:szCs w:val="18"/>
              </w:rPr>
              <w:t> </w:t>
            </w:r>
          </w:p>
        </w:tc>
        <w:tc>
          <w:tcPr>
            <w:tcW w:w="2349" w:type="dxa"/>
            <w:vAlign w:val="center"/>
          </w:tcPr>
          <w:p w14:paraId="2EBCD90E" w14:textId="4B92C78E" w:rsidR="009D6042" w:rsidRPr="009D6042" w:rsidRDefault="009D6042" w:rsidP="009D6042">
            <w:pPr>
              <w:rPr>
                <w:b/>
              </w:rPr>
            </w:pPr>
            <w:r w:rsidRPr="009D6042">
              <w:rPr>
                <w:rStyle w:val="normaltextrun"/>
                <w:rFonts w:ascii="Aptos" w:hAnsi="Aptos" w:cs="Segoe UI"/>
                <w:b/>
                <w:bCs/>
                <w:sz w:val="18"/>
                <w:szCs w:val="18"/>
                <w:lang w:val="en-US"/>
              </w:rPr>
              <w:t>Revision Owner</w:t>
            </w:r>
            <w:r w:rsidRPr="009D6042">
              <w:rPr>
                <w:rStyle w:val="eop"/>
                <w:rFonts w:ascii="Aptos" w:hAnsi="Aptos" w:cs="Segoe UI"/>
                <w:sz w:val="18"/>
                <w:szCs w:val="18"/>
              </w:rPr>
              <w:t> </w:t>
            </w:r>
          </w:p>
        </w:tc>
      </w:tr>
      <w:tr w:rsidR="009D6042" w14:paraId="5813890E" w14:textId="77777777" w:rsidTr="00543F96">
        <w:tc>
          <w:tcPr>
            <w:tcW w:w="2349" w:type="dxa"/>
            <w:vAlign w:val="center"/>
          </w:tcPr>
          <w:p w14:paraId="2C3989F4" w14:textId="58FE6AED" w:rsidR="009D6042" w:rsidRPr="009D6042" w:rsidRDefault="009D6042" w:rsidP="009D6042">
            <w:pPr>
              <w:rPr>
                <w:b/>
              </w:rPr>
            </w:pPr>
            <w:r w:rsidRPr="009D6042">
              <w:rPr>
                <w:rStyle w:val="normaltextrun"/>
                <w:rFonts w:ascii="Aptos" w:hAnsi="Aptos" w:cs="Segoe UI"/>
                <w:sz w:val="17"/>
                <w:szCs w:val="17"/>
                <w:lang w:val="en-US"/>
              </w:rPr>
              <w:t>0</w:t>
            </w:r>
            <w:r w:rsidRPr="009D6042">
              <w:rPr>
                <w:rStyle w:val="eop"/>
                <w:rFonts w:ascii="Aptos" w:hAnsi="Aptos" w:cs="Segoe UI"/>
                <w:sz w:val="17"/>
                <w:szCs w:val="17"/>
              </w:rPr>
              <w:t> </w:t>
            </w:r>
          </w:p>
        </w:tc>
        <w:tc>
          <w:tcPr>
            <w:tcW w:w="2349" w:type="dxa"/>
            <w:vAlign w:val="center"/>
          </w:tcPr>
          <w:p w14:paraId="366E20B8" w14:textId="3358E5DB" w:rsidR="009D6042" w:rsidRPr="009D6042" w:rsidRDefault="009D6042" w:rsidP="009D6042">
            <w:pPr>
              <w:rPr>
                <w:b/>
              </w:rPr>
            </w:pPr>
            <w:r w:rsidRPr="009D6042">
              <w:rPr>
                <w:rStyle w:val="normaltextrun"/>
                <w:rFonts w:ascii="Aptos" w:hAnsi="Aptos" w:cs="Segoe UI"/>
                <w:sz w:val="17"/>
                <w:szCs w:val="17"/>
                <w:lang w:val="en-US"/>
              </w:rPr>
              <w:t>Initial release</w:t>
            </w:r>
            <w:r w:rsidRPr="009D6042">
              <w:rPr>
                <w:rStyle w:val="eop"/>
                <w:rFonts w:ascii="Aptos" w:hAnsi="Aptos" w:cs="Segoe UI"/>
                <w:sz w:val="17"/>
                <w:szCs w:val="17"/>
              </w:rPr>
              <w:t> </w:t>
            </w:r>
          </w:p>
        </w:tc>
        <w:tc>
          <w:tcPr>
            <w:tcW w:w="2349" w:type="dxa"/>
            <w:vAlign w:val="center"/>
          </w:tcPr>
          <w:p w14:paraId="39EA0CD5" w14:textId="7476E1A4" w:rsidR="009D6042" w:rsidRPr="009D6042" w:rsidRDefault="009D6042" w:rsidP="009D6042">
            <w:pPr>
              <w:rPr>
                <w:b/>
              </w:rPr>
            </w:pPr>
            <w:r w:rsidRPr="009D6042">
              <w:rPr>
                <w:rStyle w:val="normaltextrun"/>
                <w:rFonts w:ascii="Aptos" w:hAnsi="Aptos" w:cs="Segoe UI"/>
                <w:sz w:val="17"/>
                <w:szCs w:val="17"/>
                <w:lang w:val="en-US"/>
              </w:rPr>
              <w:t>April 15, 2025</w:t>
            </w:r>
            <w:r w:rsidRPr="009D6042">
              <w:rPr>
                <w:rStyle w:val="eop"/>
                <w:rFonts w:ascii="Aptos" w:hAnsi="Aptos" w:cs="Segoe UI"/>
                <w:sz w:val="17"/>
                <w:szCs w:val="17"/>
              </w:rPr>
              <w:t> </w:t>
            </w:r>
          </w:p>
        </w:tc>
        <w:tc>
          <w:tcPr>
            <w:tcW w:w="2349" w:type="dxa"/>
            <w:vAlign w:val="center"/>
          </w:tcPr>
          <w:p w14:paraId="62FB26FC" w14:textId="0FBB3DAD" w:rsidR="009D6042" w:rsidRPr="009D6042" w:rsidRDefault="009D6042" w:rsidP="009D6042">
            <w:pPr>
              <w:rPr>
                <w:b/>
              </w:rPr>
            </w:pPr>
            <w:r w:rsidRPr="009D6042">
              <w:rPr>
                <w:rStyle w:val="normaltextrun"/>
                <w:rFonts w:ascii="Aptos" w:hAnsi="Aptos" w:cs="Segoe UI"/>
                <w:sz w:val="17"/>
                <w:szCs w:val="17"/>
                <w:lang w:val="en-US"/>
              </w:rPr>
              <w:t>Ivan Ceriani</w:t>
            </w:r>
            <w:r w:rsidRPr="009D6042">
              <w:rPr>
                <w:rStyle w:val="eop"/>
                <w:rFonts w:ascii="Aptos" w:hAnsi="Aptos" w:cs="Segoe UI"/>
                <w:sz w:val="17"/>
                <w:szCs w:val="17"/>
              </w:rPr>
              <w:t> </w:t>
            </w:r>
          </w:p>
        </w:tc>
      </w:tr>
      <w:tr w:rsidR="009D6042" w14:paraId="4A673EC4" w14:textId="77777777" w:rsidTr="00543F96">
        <w:tc>
          <w:tcPr>
            <w:tcW w:w="2349" w:type="dxa"/>
            <w:vAlign w:val="center"/>
          </w:tcPr>
          <w:p w14:paraId="007DD36E" w14:textId="1D39DB4F" w:rsidR="009D6042" w:rsidRPr="009D6042" w:rsidRDefault="009D6042" w:rsidP="009D6042">
            <w:pPr>
              <w:rPr>
                <w:b/>
              </w:rPr>
            </w:pPr>
            <w:r w:rsidRPr="009D6042">
              <w:rPr>
                <w:rStyle w:val="normaltextrun"/>
                <w:rFonts w:ascii="Aptos" w:hAnsi="Aptos" w:cs="Segoe UI"/>
                <w:sz w:val="17"/>
                <w:szCs w:val="17"/>
                <w:lang w:val="en-US"/>
              </w:rPr>
              <w:t>1</w:t>
            </w:r>
            <w:r w:rsidRPr="009D6042">
              <w:rPr>
                <w:rStyle w:val="eop"/>
                <w:rFonts w:ascii="Aptos" w:hAnsi="Aptos" w:cs="Segoe UI"/>
                <w:sz w:val="17"/>
                <w:szCs w:val="17"/>
              </w:rPr>
              <w:t> </w:t>
            </w:r>
          </w:p>
        </w:tc>
        <w:tc>
          <w:tcPr>
            <w:tcW w:w="2349" w:type="dxa"/>
            <w:vAlign w:val="center"/>
          </w:tcPr>
          <w:p w14:paraId="7624C14E" w14:textId="4F9F27C9" w:rsidR="009D6042" w:rsidRPr="009D6042" w:rsidRDefault="009D6042" w:rsidP="009D6042">
            <w:pPr>
              <w:rPr>
                <w:b/>
                <w:lang w:val="en-US"/>
              </w:rPr>
            </w:pPr>
            <w:r w:rsidRPr="009D6042">
              <w:rPr>
                <w:rStyle w:val="normaltextrun"/>
                <w:rFonts w:ascii="Aptos" w:hAnsi="Aptos" w:cs="Segoe UI"/>
                <w:sz w:val="17"/>
                <w:szCs w:val="17"/>
                <w:lang w:val="en-US"/>
              </w:rPr>
              <w:t>Policy wording enhanced and report usage guidance consolidated</w:t>
            </w:r>
            <w:r w:rsidRPr="009D6042">
              <w:rPr>
                <w:rStyle w:val="eop"/>
                <w:rFonts w:ascii="Aptos" w:hAnsi="Aptos" w:cs="Segoe UI"/>
                <w:sz w:val="17"/>
                <w:szCs w:val="17"/>
                <w:lang w:val="en-US"/>
              </w:rPr>
              <w:t> </w:t>
            </w:r>
          </w:p>
        </w:tc>
        <w:tc>
          <w:tcPr>
            <w:tcW w:w="2349" w:type="dxa"/>
            <w:vAlign w:val="center"/>
          </w:tcPr>
          <w:p w14:paraId="7B18BCD4" w14:textId="27C62BCE" w:rsidR="009D6042" w:rsidRPr="009D6042" w:rsidRDefault="009D6042" w:rsidP="009D6042">
            <w:pPr>
              <w:rPr>
                <w:b/>
              </w:rPr>
            </w:pPr>
            <w:del w:id="1117" w:author="Zack Bishop" w:date="2026-07-07T09:30:00Z">
              <w:r>
                <w:rPr>
                  <w:rStyle w:val="normaltextrun"/>
                  <w:rFonts w:ascii="Aptos" w:hAnsi="Aptos" w:cs="Segoe UI"/>
                  <w:sz w:val="17"/>
                  <w:szCs w:val="17"/>
                  <w:lang w:val="en-US"/>
                </w:rPr>
                <w:delText xml:space="preserve">To</w:delText>
              </w:r>
            </w:del>
            <w:ins w:id="1118" w:author="Zack Bishop" w:date="2026-07-07T09:30:00Z">
              <w:commentRangeStart w:id="8"/>
              <w:r>
                <w:rPr>
                  <w:rStyle w:val="normaltextrun"/>
                  <w:rFonts w:ascii="Aptos" w:hAnsi="Aptos" w:cs="Segoe UI"/>
                  <w:sz w:val="17"/>
                  <w:szCs w:val="17"/>
                  <w:lang w:val="en-US"/>
                </w:rPr>
                <w:t xml:space="preserve">July</w:t>
              </w:r>
            </w:ins>
            <w:r>
              <w:rPr>
                <w:rStyle w:val="normaltextrun"/>
                <w:rFonts w:ascii="Aptos" w:hAnsi="Aptos" w:cs="Segoe UI"/>
                <w:sz w:val="17"/>
                <w:szCs w:val="17"/>
                <w:lang w:val="en-US"/>
              </w:rPr>
              <w:t xml:space="preserve"> </w:t>
            </w:r>
            <w:del w:id="1119" w:author="Zack Bishop" w:date="2026-07-07T09:30:00Z">
              <w:r>
                <w:rPr>
                  <w:rStyle w:val="normaltextrun"/>
                  <w:rFonts w:ascii="Aptos" w:hAnsi="Aptos" w:cs="Segoe UI"/>
                  <w:sz w:val="17"/>
                  <w:szCs w:val="17"/>
                  <w:lang w:val="en-US"/>
                </w:rPr>
                <w:delText xml:space="preserve">be</w:delText>
              </w:r>
            </w:del>
            <w:ins w:id="1120" w:author="Zack Bishop" w:date="2026-07-07T09:30:00Z">
              <w:r>
                <w:rPr>
                  <w:rStyle w:val="normaltextrun"/>
                  <w:rFonts w:ascii="Aptos" w:hAnsi="Aptos" w:cs="Segoe UI"/>
                  <w:sz w:val="17"/>
                  <w:szCs w:val="17"/>
                  <w:lang w:val="en-US"/>
                </w:rPr>
                <w:t xml:space="preserve">7,</w:t>
              </w:r>
            </w:ins>
            <w:r>
              <w:rPr>
                <w:rStyle w:val="normaltextrun"/>
                <w:rFonts w:ascii="Aptos" w:hAnsi="Aptos" w:cs="Segoe UI"/>
                <w:sz w:val="17"/>
                <w:szCs w:val="17"/>
                <w:lang w:val="en-US"/>
              </w:rPr>
              <w:t xml:space="preserve"> </w:t>
            </w:r>
            <w:del w:id="1121" w:author="Zack Bishop" w:date="2026-07-07T09:30:00Z">
              <w:r>
                <w:rPr>
                  <w:rStyle w:val="normaltextrun"/>
                  <w:rFonts w:ascii="Aptos" w:hAnsi="Aptos" w:cs="Segoe UI"/>
                  <w:sz w:val="17"/>
                  <w:szCs w:val="17"/>
                  <w:lang w:val="en-US"/>
                </w:rPr>
                <w:delText xml:space="preserve">confirmed </w:delText>
              </w:r>
            </w:del>
            <w:ins w:id="1122" w:author="Zack Bishop" w:date="2026-07-07T09:30:00Z">
              <w:r>
                <w:rPr>
                  <w:rStyle w:val="normaltextrun"/>
                  <w:rFonts w:ascii="Aptos" w:hAnsi="Aptos" w:cs="Segoe UI"/>
                  <w:sz w:val="17"/>
                  <w:szCs w:val="17"/>
                  <w:lang w:val="en-US"/>
                </w:rPr>
                <w:t xml:space="preserve">2026</w:t>
              </w:r>
              <w:commentRangeEnd w:id="8"/>
              <w:r>
                <w:rPr>
                  <w:rStyle w:val="CommentReference"/>
                </w:rPr>
                <w:commentReference w:id="8"/>
              </w:r>
            </w:ins>
          </w:p>
        </w:tc>
        <w:tc>
          <w:tcPr>
            <w:tcW w:w="2349" w:type="dxa"/>
            <w:vAlign w:val="center"/>
          </w:tcPr>
          <w:p w14:paraId="7F11012E" w14:textId="788B32E2" w:rsidR="009D6042" w:rsidRPr="009D6042" w:rsidRDefault="009D6042" w:rsidP="009D6042">
            <w:pPr>
              <w:rPr>
                <w:b/>
              </w:rPr>
            </w:pPr>
            <w:r w:rsidRPr="009D6042">
              <w:rPr>
                <w:rStyle w:val="normaltextrun"/>
                <w:rFonts w:ascii="Aptos" w:hAnsi="Aptos" w:cs="Segoe UI"/>
                <w:sz w:val="17"/>
                <w:szCs w:val="17"/>
                <w:lang w:val="en-US"/>
              </w:rPr>
              <w:t>Ivan Ceriani</w:t>
            </w:r>
            <w:r w:rsidRPr="009D6042">
              <w:rPr>
                <w:rStyle w:val="eop"/>
                <w:rFonts w:ascii="Aptos" w:hAnsi="Aptos" w:cs="Segoe UI"/>
                <w:sz w:val="17"/>
                <w:szCs w:val="17"/>
              </w:rPr>
              <w:t> </w:t>
            </w:r>
          </w:p>
        </w:tc>
      </w:tr>
    </w:tbl>
    <w:p w14:paraId="6CBAE4E8" w14:textId="77777777" w:rsidR="009D6042" w:rsidRDefault="009D6042" w:rsidP="00442BED">
      <w:pPr>
        <w:rPr>
          <w:b/>
        </w:rPr>
      </w:pPr>
    </w:p>
    <w:sectPr w:rsidR="009D6042" w:rsidSect="00277CD2">
      <w:headerReference w:type="default" r:id="rId25"/>
      <w:footerReference w:type="default" r:id="rId26"/>
      <w:pgSz w:w="12240" w:h="15840"/>
      <w:pgMar w:top="1417" w:right="1417" w:bottom="1417"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Zack Bishop" w:initials="ZB" w:date="2026-07-07T15:17:05Z">
    <w:p>
      <w:pPr>
        <w:pStyle w:val="CommentText"/>
      </w:pPr>
      <w:r>
        <w:rPr>
          <w:rStyle w:val="CommentReference"/>
        </w:rPr>
        <w:annotationRef/>
      </w:r>
      <w:r>
        <w:t>Standardized to 5-digit company codes (00010–00035) to match the report's Company filter and the EDW Order Company format. Also corrected the paragraph style from Heading 2 to body text.</w:t>
      </w:r>
    </w:p>
  </w:comment>
  <w:comment w:id="1" w:author="Zack Bishop" w:initials="ZB" w:date="2026-07-07T15:17:05Z">
    <w:p>
      <w:pPr>
        <w:pStyle w:val="CommentText"/>
      </w:pPr>
      <w:r>
        <w:rPr>
          <w:rStyle w:val="CommentReference"/>
        </w:rPr>
        <w:annotationRef/>
      </w:r>
      <w:r>
        <w:t>Model filters GL Date on or after 2024-01-01 (inclusive). Source: EDW Orders query (Orders.m).</w:t>
      </w:r>
    </w:p>
  </w:comment>
  <w:comment w:id="2" w:author="Zack Bishop" w:initials="ZB" w:date="2026-07-07T15:17:05Z">
    <w:p>
      <w:pPr>
        <w:pStyle w:val="CommentText"/>
      </w:pPr>
      <w:r>
        <w:rPr>
          <w:rStyle w:val="CommentReference"/>
        </w:rPr>
        <w:annotationRef/>
      </w:r>
      <w:r>
        <w:t>The query keeps rows where Record Type is NULL or not 'GL Detail', so blank Record Type is retained. Source: Orders.m.</w:t>
      </w:r>
    </w:p>
  </w:comment>
  <w:comment w:id="3" w:author="Zack Bishop" w:initials="ZB" w:date="2026-07-07T15:17:05Z">
    <w:p>
      <w:pPr>
        <w:pStyle w:val="CommentText"/>
      </w:pPr>
      <w:r>
        <w:rPr>
          <w:rStyle w:val="CommentReference"/>
        </w:rPr>
        <w:annotationRef/>
      </w:r>
      <w:r>
        <w:t>JDE stores an empty ship date as 1900-01-01; the OTIF measures key off Actual Ship Date &gt;= 2000-01-01 to exclude that placeholder. Source: OTIF DAX measures.</w:t>
      </w:r>
    </w:p>
  </w:comment>
  <w:comment w:id="4" w:author="Zack Bishop" w:initials="ZB" w:date="2026-07-07T15:17:05Z">
    <w:p>
      <w:pPr>
        <w:pStyle w:val="CommentText"/>
      </w:pPr>
      <w:r>
        <w:rPr>
          <w:rStyle w:val="CommentReference"/>
        </w:rPr>
        <w:annotationRef/>
      </w:r>
      <w:r>
        <w:t>Key accuracy point for the meeting: OTIF reason codes live on the promised-date REVISION ledger (JDE F42199), not on a static order-line field. A line is late when it has one or more promised-date revisions whose reason code is flagged OTIF in the Reason Codes reference.</w:t>
      </w:r>
    </w:p>
  </w:comment>
  <w:comment w:id="5" w:author="Zack Bishop" w:initials="ZB" w:date="2026-07-07T15:17:05Z">
    <w:p>
      <w:pPr>
        <w:pStyle w:val="CommentText"/>
      </w:pPr>
      <w:r>
        <w:rPr>
          <w:rStyle w:val="CommentReference"/>
        </w:rPr>
        <w:annotationRef/>
      </w:r>
      <w:r>
        <w:t>The set of OTIF-relevant codes is maintained in the SharePoint Reason Codes reference (OTIF flag); it is the single source of truth, so edits there reflow the metric on refresh.</w:t>
      </w:r>
    </w:p>
  </w:comment>
  <w:comment w:id="6" w:author="Zack Bishop" w:initials="ZB" w:date="2026-07-07T15:17:05Z">
    <w:p>
      <w:pPr>
        <w:pStyle w:val="CommentText"/>
      </w:pPr>
      <w:r>
        <w:rPr>
          <w:rStyle w:val="CommentReference"/>
        </w:rPr>
        <w:annotationRef/>
      </w:r>
      <w:r>
        <w:t>Per the writeback design, editing is open to any user with report access (not a restricted set); the admin roles only gate the People and Reason Codes panels.</w:t>
      </w:r>
    </w:p>
  </w:comment>
  <w:comment w:id="7" w:author="Zack Bishop" w:initials="ZB" w:date="2026-07-07T15:17:05Z">
    <w:p>
      <w:pPr>
        <w:pStyle w:val="CommentText"/>
      </w:pPr>
      <w:r>
        <w:rPr>
          <w:rStyle w:val="CommentReference"/>
        </w:rPr>
        <w:annotationRef/>
      </w:r>
      <w:r>
        <w:t>The as-reported reason is never lost; the model keeps both effective (overridden) and as-reported OTIF for comparison.</w:t>
      </w:r>
    </w:p>
  </w:comment>
  <w:comment w:id="8" w:author="Zack Bishop" w:initials="ZB" w:date="2026-07-07T15:17:05Z">
    <w:p>
      <w:pPr>
        <w:pStyle w:val="CommentText"/>
      </w:pPr>
      <w:r>
        <w:rPr>
          <w:rStyle w:val="CommentReference"/>
        </w:rPr>
        <w:annotationRef/>
      </w:r>
      <w:r>
        <w:t>Filled in the Rev 1 date (was 'To be confirmed').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DD157" w14:textId="77777777" w:rsidR="00F03121" w:rsidRDefault="00F03121" w:rsidP="00D2101A">
      <w:r>
        <w:separator/>
      </w:r>
    </w:p>
  </w:endnote>
  <w:endnote w:type="continuationSeparator" w:id="0">
    <w:p w14:paraId="0CAE56CA" w14:textId="77777777" w:rsidR="00F03121" w:rsidRDefault="00F03121" w:rsidP="00D2101A">
      <w:r>
        <w:continuationSeparator/>
      </w:r>
    </w:p>
  </w:endnote>
  <w:endnote w:type="continuationNotice" w:id="1">
    <w:p w14:paraId="31BC87C8" w14:textId="77777777" w:rsidR="00F03121" w:rsidRDefault="00F0312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5092054"/>
      <w:docPartObj>
        <w:docPartGallery w:val="Page Numbers (Bottom of Page)"/>
        <w:docPartUnique/>
      </w:docPartObj>
    </w:sdtPr>
    <w:sdtContent>
      <w:sdt>
        <w:sdtPr>
          <w:id w:val="-1769616900"/>
          <w:docPartObj>
            <w:docPartGallery w:val="Page Numbers (Top of Page)"/>
            <w:docPartUnique/>
          </w:docPartObj>
        </w:sdtPr>
        <w:sdtContent>
          <w:p w14:paraId="42CE36AB" w14:textId="77777777" w:rsidR="00141B09" w:rsidRDefault="00141B0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664DE">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664DE">
              <w:rPr>
                <w:b/>
                <w:bCs/>
                <w:noProof/>
              </w:rPr>
              <w:t>4</w:t>
            </w:r>
            <w:r>
              <w:rPr>
                <w:b/>
                <w:bCs/>
                <w:sz w:val="24"/>
                <w:szCs w:val="24"/>
              </w:rPr>
              <w:fldChar w:fldCharType="end"/>
            </w:r>
          </w:p>
        </w:sdtContent>
      </w:sdt>
    </w:sdtContent>
  </w:sdt>
  <w:p w14:paraId="7C140D2B" w14:textId="77777777" w:rsidR="00141B09" w:rsidRDefault="00141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905F3" w14:textId="77777777" w:rsidR="00F03121" w:rsidRDefault="00F03121" w:rsidP="00D2101A">
      <w:r>
        <w:separator/>
      </w:r>
    </w:p>
  </w:footnote>
  <w:footnote w:type="continuationSeparator" w:id="0">
    <w:p w14:paraId="32FD4F1E" w14:textId="77777777" w:rsidR="00F03121" w:rsidRDefault="00F03121" w:rsidP="00D2101A">
      <w:r>
        <w:continuationSeparator/>
      </w:r>
    </w:p>
  </w:footnote>
  <w:footnote w:type="continuationNotice" w:id="1">
    <w:p w14:paraId="00E74165" w14:textId="77777777" w:rsidR="00F03121" w:rsidRDefault="00F0312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7132" w14:textId="77777777" w:rsidR="00057005" w:rsidRPr="00AE5940" w:rsidRDefault="00141B09" w:rsidP="0084718F">
    <w:pPr>
      <w:pStyle w:val="Header"/>
      <w:tabs>
        <w:tab w:val="center" w:pos="5040"/>
        <w:tab w:val="right" w:pos="10080"/>
      </w:tabs>
      <w:spacing w:after="0"/>
      <w:rPr>
        <w:szCs w:val="22"/>
      </w:rPr>
    </w:pPr>
    <w:r>
      <w:rPr>
        <w:noProof/>
      </w:rPr>
      <w:drawing>
        <wp:anchor distT="0" distB="0" distL="114300" distR="114300" simplePos="0" relativeHeight="251663360" behindDoc="1" locked="0" layoutInCell="1" allowOverlap="1" wp14:anchorId="622485F2" wp14:editId="68E4B194">
          <wp:simplePos x="0" y="0"/>
          <wp:positionH relativeFrom="margin">
            <wp:align>left</wp:align>
          </wp:positionH>
          <wp:positionV relativeFrom="paragraph">
            <wp:posOffset>6350</wp:posOffset>
          </wp:positionV>
          <wp:extent cx="1219200" cy="228600"/>
          <wp:effectExtent l="0" t="0" r="0" b="0"/>
          <wp:wrapTight wrapText="bothSides">
            <wp:wrapPolygon edited="0">
              <wp:start x="1688" y="0"/>
              <wp:lineTo x="0" y="1800"/>
              <wp:lineTo x="0" y="19800"/>
              <wp:lineTo x="21263" y="19800"/>
              <wp:lineTo x="21263" y="1800"/>
              <wp:lineTo x="4725" y="0"/>
              <wp:lineTo x="1688" y="0"/>
            </wp:wrapPolygon>
          </wp:wrapTight>
          <wp:docPr id="1" name="Picture 1" descr="logo-50mmx2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50mmx20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rsidR="00072ADF" w:rsidRPr="00AE5940">
      <w:rPr>
        <w:szCs w:val="22"/>
      </w:rPr>
      <w:t xml:space="preserve">Michelman </w:t>
    </w:r>
    <w:r w:rsidR="00DD409E" w:rsidRPr="00AE5940">
      <w:rPr>
        <w:szCs w:val="22"/>
      </w:rPr>
      <w:t>Global</w:t>
    </w:r>
  </w:p>
  <w:p w14:paraId="3C37A278" w14:textId="42311501" w:rsidR="00141B09" w:rsidRPr="00417993" w:rsidRDefault="00057005" w:rsidP="004230DC">
    <w:pPr>
      <w:pStyle w:val="Header"/>
      <w:tabs>
        <w:tab w:val="center" w:pos="5040"/>
        <w:tab w:val="right" w:pos="10080"/>
      </w:tabs>
      <w:spacing w:after="0"/>
      <w:rPr>
        <w:szCs w:val="22"/>
      </w:rPr>
    </w:pPr>
    <w:r w:rsidRPr="00AE5940">
      <w:rPr>
        <w:szCs w:val="22"/>
      </w:rPr>
      <w:t xml:space="preserve">  </w:t>
    </w:r>
    <w:r w:rsidR="004230DC">
      <w:rPr>
        <w:szCs w:val="22"/>
      </w:rPr>
      <w:tab/>
    </w:r>
    <w:r w:rsidR="004230DC" w:rsidRPr="004230DC">
      <w:rPr>
        <w:szCs w:val="22"/>
      </w:rPr>
      <w:t>On Time In Full (OTIF)</w:t>
    </w:r>
    <w:r w:rsidR="001E7219">
      <w:rPr>
        <w:szCs w:val="22"/>
      </w:rPr>
      <w:tab/>
    </w:r>
    <w:r w:rsidR="001E7219">
      <w:rPr>
        <w:szCs w:val="22"/>
      </w:rPr>
      <w:tab/>
    </w:r>
    <w:r w:rsidR="00141B09" w:rsidRPr="00417993">
      <w:rPr>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3BA"/>
    <w:multiLevelType w:val="multilevel"/>
    <w:tmpl w:val="E246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374A"/>
    <w:multiLevelType w:val="hybridMultilevel"/>
    <w:tmpl w:val="3B742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F7E51"/>
    <w:multiLevelType w:val="hybridMultilevel"/>
    <w:tmpl w:val="B184B342"/>
    <w:lvl w:ilvl="0" w:tplc="140C0001">
      <w:start w:val="1"/>
      <w:numFmt w:val="bullet"/>
      <w:lvlText w:val=""/>
      <w:lvlJc w:val="left"/>
      <w:pPr>
        <w:ind w:left="720" w:hanging="360"/>
      </w:pPr>
      <w:rPr>
        <w:rFonts w:ascii="Symbol" w:hAnsi="Symbol" w:hint="default"/>
      </w:rPr>
    </w:lvl>
    <w:lvl w:ilvl="1" w:tplc="140C0003">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3" w15:restartNumberingAfterBreak="0">
    <w:nsid w:val="028674D1"/>
    <w:multiLevelType w:val="multilevel"/>
    <w:tmpl w:val="7E2C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24D83"/>
    <w:multiLevelType w:val="multilevel"/>
    <w:tmpl w:val="1818AE12"/>
    <w:styleLink w:val="Headings"/>
    <w:lvl w:ilvl="0">
      <w:start w:val="1"/>
      <w:numFmt w:val="decimal"/>
      <w:lvlText w:val="%1."/>
      <w:lvlJc w:val="left"/>
      <w:pPr>
        <w:ind w:left="360" w:hanging="360"/>
      </w:pPr>
      <w:rPr>
        <w:rFonts w:hint="default"/>
        <w:i w:val="0"/>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5" w15:restartNumberingAfterBreak="0">
    <w:nsid w:val="0CB65B94"/>
    <w:multiLevelType w:val="multilevel"/>
    <w:tmpl w:val="1D0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C73D1E"/>
    <w:multiLevelType w:val="multilevel"/>
    <w:tmpl w:val="E4EA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057553"/>
    <w:multiLevelType w:val="hybridMultilevel"/>
    <w:tmpl w:val="87D8F582"/>
    <w:lvl w:ilvl="0" w:tplc="140C0001">
      <w:start w:val="1"/>
      <w:numFmt w:val="bullet"/>
      <w:lvlText w:val=""/>
      <w:lvlJc w:val="left"/>
      <w:pPr>
        <w:ind w:left="774" w:hanging="360"/>
      </w:pPr>
      <w:rPr>
        <w:rFonts w:ascii="Symbol" w:hAnsi="Symbol" w:hint="default"/>
      </w:rPr>
    </w:lvl>
    <w:lvl w:ilvl="1" w:tplc="140C0003" w:tentative="1">
      <w:start w:val="1"/>
      <w:numFmt w:val="bullet"/>
      <w:lvlText w:val="o"/>
      <w:lvlJc w:val="left"/>
      <w:pPr>
        <w:ind w:left="1494" w:hanging="360"/>
      </w:pPr>
      <w:rPr>
        <w:rFonts w:ascii="Courier New" w:hAnsi="Courier New" w:cs="Courier New" w:hint="default"/>
      </w:rPr>
    </w:lvl>
    <w:lvl w:ilvl="2" w:tplc="140C0005" w:tentative="1">
      <w:start w:val="1"/>
      <w:numFmt w:val="bullet"/>
      <w:lvlText w:val=""/>
      <w:lvlJc w:val="left"/>
      <w:pPr>
        <w:ind w:left="2214" w:hanging="360"/>
      </w:pPr>
      <w:rPr>
        <w:rFonts w:ascii="Wingdings" w:hAnsi="Wingdings" w:hint="default"/>
      </w:rPr>
    </w:lvl>
    <w:lvl w:ilvl="3" w:tplc="140C0001" w:tentative="1">
      <w:start w:val="1"/>
      <w:numFmt w:val="bullet"/>
      <w:lvlText w:val=""/>
      <w:lvlJc w:val="left"/>
      <w:pPr>
        <w:ind w:left="2934" w:hanging="360"/>
      </w:pPr>
      <w:rPr>
        <w:rFonts w:ascii="Symbol" w:hAnsi="Symbol" w:hint="default"/>
      </w:rPr>
    </w:lvl>
    <w:lvl w:ilvl="4" w:tplc="140C0003" w:tentative="1">
      <w:start w:val="1"/>
      <w:numFmt w:val="bullet"/>
      <w:lvlText w:val="o"/>
      <w:lvlJc w:val="left"/>
      <w:pPr>
        <w:ind w:left="3654" w:hanging="360"/>
      </w:pPr>
      <w:rPr>
        <w:rFonts w:ascii="Courier New" w:hAnsi="Courier New" w:cs="Courier New" w:hint="default"/>
      </w:rPr>
    </w:lvl>
    <w:lvl w:ilvl="5" w:tplc="140C0005" w:tentative="1">
      <w:start w:val="1"/>
      <w:numFmt w:val="bullet"/>
      <w:lvlText w:val=""/>
      <w:lvlJc w:val="left"/>
      <w:pPr>
        <w:ind w:left="4374" w:hanging="360"/>
      </w:pPr>
      <w:rPr>
        <w:rFonts w:ascii="Wingdings" w:hAnsi="Wingdings" w:hint="default"/>
      </w:rPr>
    </w:lvl>
    <w:lvl w:ilvl="6" w:tplc="140C0001" w:tentative="1">
      <w:start w:val="1"/>
      <w:numFmt w:val="bullet"/>
      <w:lvlText w:val=""/>
      <w:lvlJc w:val="left"/>
      <w:pPr>
        <w:ind w:left="5094" w:hanging="360"/>
      </w:pPr>
      <w:rPr>
        <w:rFonts w:ascii="Symbol" w:hAnsi="Symbol" w:hint="default"/>
      </w:rPr>
    </w:lvl>
    <w:lvl w:ilvl="7" w:tplc="140C0003" w:tentative="1">
      <w:start w:val="1"/>
      <w:numFmt w:val="bullet"/>
      <w:lvlText w:val="o"/>
      <w:lvlJc w:val="left"/>
      <w:pPr>
        <w:ind w:left="5814" w:hanging="360"/>
      </w:pPr>
      <w:rPr>
        <w:rFonts w:ascii="Courier New" w:hAnsi="Courier New" w:cs="Courier New" w:hint="default"/>
      </w:rPr>
    </w:lvl>
    <w:lvl w:ilvl="8" w:tplc="140C0005" w:tentative="1">
      <w:start w:val="1"/>
      <w:numFmt w:val="bullet"/>
      <w:lvlText w:val=""/>
      <w:lvlJc w:val="left"/>
      <w:pPr>
        <w:ind w:left="6534" w:hanging="360"/>
      </w:pPr>
      <w:rPr>
        <w:rFonts w:ascii="Wingdings" w:hAnsi="Wingdings" w:hint="default"/>
      </w:rPr>
    </w:lvl>
  </w:abstractNum>
  <w:abstractNum w:abstractNumId="8" w15:restartNumberingAfterBreak="0">
    <w:nsid w:val="10F70091"/>
    <w:multiLevelType w:val="multilevel"/>
    <w:tmpl w:val="E95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64545F"/>
    <w:multiLevelType w:val="multilevel"/>
    <w:tmpl w:val="2DBA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E7612"/>
    <w:multiLevelType w:val="multilevel"/>
    <w:tmpl w:val="DF8C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46B40"/>
    <w:multiLevelType w:val="multilevel"/>
    <w:tmpl w:val="773CB48E"/>
    <w:lvl w:ilvl="0">
      <w:start w:val="3"/>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9FD36F3"/>
    <w:multiLevelType w:val="hybridMultilevel"/>
    <w:tmpl w:val="9DB47EF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1DB00EFA"/>
    <w:multiLevelType w:val="multilevel"/>
    <w:tmpl w:val="9A7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D1917"/>
    <w:multiLevelType w:val="multilevel"/>
    <w:tmpl w:val="878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53563"/>
    <w:multiLevelType w:val="multilevel"/>
    <w:tmpl w:val="C9F6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D350D"/>
    <w:multiLevelType w:val="hybridMultilevel"/>
    <w:tmpl w:val="7E7E1DAE"/>
    <w:lvl w:ilvl="0" w:tplc="EBB28BA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79D75D9"/>
    <w:multiLevelType w:val="multilevel"/>
    <w:tmpl w:val="8ED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02EC5"/>
    <w:multiLevelType w:val="multilevel"/>
    <w:tmpl w:val="4A922A3C"/>
    <w:styleLink w:val="SOPHeadings"/>
    <w:lvl w:ilvl="0">
      <w:start w:val="1"/>
      <w:numFmt w:val="decimal"/>
      <w:lvlText w:val="%1."/>
      <w:lvlJc w:val="left"/>
      <w:pPr>
        <w:ind w:left="0" w:firstLine="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5280D60"/>
    <w:multiLevelType w:val="hybridMultilevel"/>
    <w:tmpl w:val="115AF7B8"/>
    <w:lvl w:ilvl="0" w:tplc="553A0A14">
      <w:start w:val="10"/>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70F69FA"/>
    <w:multiLevelType w:val="multilevel"/>
    <w:tmpl w:val="E7D2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5F0469"/>
    <w:multiLevelType w:val="multilevel"/>
    <w:tmpl w:val="932EB63E"/>
    <w:lvl w:ilvl="0">
      <w:start w:val="1"/>
      <w:numFmt w:val="decimal"/>
      <w:pStyle w:val="Heading1"/>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Heading4"/>
      <w:lvlText w:val="%1.%2.%3.%4."/>
      <w:lvlJc w:val="left"/>
      <w:pPr>
        <w:ind w:left="1728" w:hanging="648"/>
      </w:pPr>
      <w:rPr>
        <w:rFonts w:hint="default"/>
        <w:b w:val="0"/>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C1127E2"/>
    <w:multiLevelType w:val="hybridMultilevel"/>
    <w:tmpl w:val="138E7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363674"/>
    <w:multiLevelType w:val="hybridMultilevel"/>
    <w:tmpl w:val="89447D10"/>
    <w:lvl w:ilvl="0" w:tplc="140C0001">
      <w:start w:val="1"/>
      <w:numFmt w:val="bullet"/>
      <w:lvlText w:val=""/>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24" w15:restartNumberingAfterBreak="0">
    <w:nsid w:val="3D92405D"/>
    <w:multiLevelType w:val="multilevel"/>
    <w:tmpl w:val="E41A71E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E481ED2"/>
    <w:multiLevelType w:val="multilevel"/>
    <w:tmpl w:val="46327182"/>
    <w:lvl w:ilvl="0">
      <w:start w:val="3"/>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40007308"/>
    <w:multiLevelType w:val="multilevel"/>
    <w:tmpl w:val="A2F65E58"/>
    <w:styleLink w:val="Style1"/>
    <w:lvl w:ilvl="0">
      <w:start w:val="1"/>
      <w:numFmt w:val="decimal"/>
      <w:lvlText w:val="%1."/>
      <w:lvlJc w:val="right"/>
      <w:pPr>
        <w:ind w:left="360" w:hanging="72"/>
      </w:pPr>
      <w:rPr>
        <w:rFonts w:hint="default"/>
      </w:rPr>
    </w:lvl>
    <w:lvl w:ilvl="1">
      <w:start w:val="1"/>
      <w:numFmt w:val="decimal"/>
      <w:lvlText w:val="%1.%2."/>
      <w:lvlJc w:val="right"/>
      <w:pPr>
        <w:ind w:left="792" w:hanging="432"/>
      </w:pPr>
      <w:rPr>
        <w:rFonts w:hint="default"/>
      </w:rPr>
    </w:lvl>
    <w:lvl w:ilvl="2">
      <w:start w:val="1"/>
      <w:numFmt w:val="decimal"/>
      <w:lvlText w:val="%1.%2.%3."/>
      <w:lvlJc w:val="right"/>
      <w:pPr>
        <w:ind w:left="1224" w:hanging="504"/>
      </w:pPr>
      <w:rPr>
        <w:rFonts w:hint="default"/>
      </w:rPr>
    </w:lvl>
    <w:lvl w:ilvl="3">
      <w:start w:val="1"/>
      <w:numFmt w:val="decimal"/>
      <w:lvlText w:val="%1.%2.%3.%4."/>
      <w:lvlJc w:val="right"/>
      <w:pPr>
        <w:ind w:left="1728" w:hanging="648"/>
      </w:pPr>
      <w:rPr>
        <w:rFonts w:hint="default"/>
      </w:rPr>
    </w:lvl>
    <w:lvl w:ilvl="4">
      <w:start w:val="1"/>
      <w:numFmt w:val="decimal"/>
      <w:lvlText w:val="%1.%2.%3.%4.%5."/>
      <w:lvlJc w:val="right"/>
      <w:pPr>
        <w:ind w:left="2232" w:hanging="792"/>
      </w:pPr>
      <w:rPr>
        <w:rFonts w:hint="default"/>
      </w:rPr>
    </w:lvl>
    <w:lvl w:ilvl="5">
      <w:start w:val="1"/>
      <w:numFmt w:val="decimal"/>
      <w:lvlText w:val="%1.%2.%3.%4.%5.%6."/>
      <w:lvlJc w:val="right"/>
      <w:pPr>
        <w:ind w:left="2736" w:hanging="936"/>
      </w:pPr>
      <w:rPr>
        <w:rFonts w:hint="default"/>
      </w:rPr>
    </w:lvl>
    <w:lvl w:ilvl="6">
      <w:start w:val="1"/>
      <w:numFmt w:val="decimal"/>
      <w:lvlText w:val="%1.%2.%3.%4.%5.%6.%7."/>
      <w:lvlJc w:val="right"/>
      <w:pPr>
        <w:ind w:left="3240" w:hanging="1080"/>
      </w:pPr>
      <w:rPr>
        <w:rFonts w:hint="default"/>
      </w:rPr>
    </w:lvl>
    <w:lvl w:ilvl="7">
      <w:start w:val="1"/>
      <w:numFmt w:val="decimal"/>
      <w:lvlText w:val="%1.%2.%3.%4.%5.%6.%7.%8."/>
      <w:lvlJc w:val="right"/>
      <w:pPr>
        <w:ind w:left="3744" w:hanging="1224"/>
      </w:pPr>
      <w:rPr>
        <w:rFonts w:hint="default"/>
      </w:rPr>
    </w:lvl>
    <w:lvl w:ilvl="8">
      <w:start w:val="1"/>
      <w:numFmt w:val="decimal"/>
      <w:lvlText w:val="%1.%2.%3.%4.%5.%6.%7.%8.%9."/>
      <w:lvlJc w:val="right"/>
      <w:pPr>
        <w:ind w:left="4320" w:hanging="1440"/>
      </w:pPr>
      <w:rPr>
        <w:rFonts w:hint="default"/>
      </w:rPr>
    </w:lvl>
  </w:abstractNum>
  <w:abstractNum w:abstractNumId="27" w15:restartNumberingAfterBreak="0">
    <w:nsid w:val="40BF1356"/>
    <w:multiLevelType w:val="multilevel"/>
    <w:tmpl w:val="D750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F91417"/>
    <w:multiLevelType w:val="hybridMultilevel"/>
    <w:tmpl w:val="F2F675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B512F80"/>
    <w:multiLevelType w:val="multilevel"/>
    <w:tmpl w:val="F55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403904"/>
    <w:multiLevelType w:val="multilevel"/>
    <w:tmpl w:val="2EF6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33D4D"/>
    <w:multiLevelType w:val="hybridMultilevel"/>
    <w:tmpl w:val="F524F0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1AA3CDF"/>
    <w:multiLevelType w:val="multilevel"/>
    <w:tmpl w:val="E66A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B30D6"/>
    <w:multiLevelType w:val="hybridMultilevel"/>
    <w:tmpl w:val="61EE6EC4"/>
    <w:lvl w:ilvl="0" w:tplc="142A0B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4686AE2"/>
    <w:multiLevelType w:val="multilevel"/>
    <w:tmpl w:val="389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8C1743"/>
    <w:multiLevelType w:val="hybridMultilevel"/>
    <w:tmpl w:val="5ABA1604"/>
    <w:lvl w:ilvl="0" w:tplc="140C0003">
      <w:start w:val="1"/>
      <w:numFmt w:val="bullet"/>
      <w:lvlText w:val="o"/>
      <w:lvlJc w:val="left"/>
      <w:pPr>
        <w:ind w:left="1139" w:hanging="360"/>
      </w:pPr>
      <w:rPr>
        <w:rFonts w:ascii="Courier New" w:hAnsi="Courier New" w:cs="Courier New" w:hint="default"/>
      </w:rPr>
    </w:lvl>
    <w:lvl w:ilvl="1" w:tplc="140C0003" w:tentative="1">
      <w:start w:val="1"/>
      <w:numFmt w:val="bullet"/>
      <w:lvlText w:val="o"/>
      <w:lvlJc w:val="left"/>
      <w:pPr>
        <w:ind w:left="1859" w:hanging="360"/>
      </w:pPr>
      <w:rPr>
        <w:rFonts w:ascii="Courier New" w:hAnsi="Courier New" w:cs="Courier New" w:hint="default"/>
      </w:rPr>
    </w:lvl>
    <w:lvl w:ilvl="2" w:tplc="140C0005" w:tentative="1">
      <w:start w:val="1"/>
      <w:numFmt w:val="bullet"/>
      <w:lvlText w:val=""/>
      <w:lvlJc w:val="left"/>
      <w:pPr>
        <w:ind w:left="2579" w:hanging="360"/>
      </w:pPr>
      <w:rPr>
        <w:rFonts w:ascii="Wingdings" w:hAnsi="Wingdings" w:hint="default"/>
      </w:rPr>
    </w:lvl>
    <w:lvl w:ilvl="3" w:tplc="140C0001" w:tentative="1">
      <w:start w:val="1"/>
      <w:numFmt w:val="bullet"/>
      <w:lvlText w:val=""/>
      <w:lvlJc w:val="left"/>
      <w:pPr>
        <w:ind w:left="3299" w:hanging="360"/>
      </w:pPr>
      <w:rPr>
        <w:rFonts w:ascii="Symbol" w:hAnsi="Symbol" w:hint="default"/>
      </w:rPr>
    </w:lvl>
    <w:lvl w:ilvl="4" w:tplc="140C0003" w:tentative="1">
      <w:start w:val="1"/>
      <w:numFmt w:val="bullet"/>
      <w:lvlText w:val="o"/>
      <w:lvlJc w:val="left"/>
      <w:pPr>
        <w:ind w:left="4019" w:hanging="360"/>
      </w:pPr>
      <w:rPr>
        <w:rFonts w:ascii="Courier New" w:hAnsi="Courier New" w:cs="Courier New" w:hint="default"/>
      </w:rPr>
    </w:lvl>
    <w:lvl w:ilvl="5" w:tplc="140C0005" w:tentative="1">
      <w:start w:val="1"/>
      <w:numFmt w:val="bullet"/>
      <w:lvlText w:val=""/>
      <w:lvlJc w:val="left"/>
      <w:pPr>
        <w:ind w:left="4739" w:hanging="360"/>
      </w:pPr>
      <w:rPr>
        <w:rFonts w:ascii="Wingdings" w:hAnsi="Wingdings" w:hint="default"/>
      </w:rPr>
    </w:lvl>
    <w:lvl w:ilvl="6" w:tplc="140C0001" w:tentative="1">
      <w:start w:val="1"/>
      <w:numFmt w:val="bullet"/>
      <w:lvlText w:val=""/>
      <w:lvlJc w:val="left"/>
      <w:pPr>
        <w:ind w:left="5459" w:hanging="360"/>
      </w:pPr>
      <w:rPr>
        <w:rFonts w:ascii="Symbol" w:hAnsi="Symbol" w:hint="default"/>
      </w:rPr>
    </w:lvl>
    <w:lvl w:ilvl="7" w:tplc="140C0003" w:tentative="1">
      <w:start w:val="1"/>
      <w:numFmt w:val="bullet"/>
      <w:lvlText w:val="o"/>
      <w:lvlJc w:val="left"/>
      <w:pPr>
        <w:ind w:left="6179" w:hanging="360"/>
      </w:pPr>
      <w:rPr>
        <w:rFonts w:ascii="Courier New" w:hAnsi="Courier New" w:cs="Courier New" w:hint="default"/>
      </w:rPr>
    </w:lvl>
    <w:lvl w:ilvl="8" w:tplc="140C0005" w:tentative="1">
      <w:start w:val="1"/>
      <w:numFmt w:val="bullet"/>
      <w:lvlText w:val=""/>
      <w:lvlJc w:val="left"/>
      <w:pPr>
        <w:ind w:left="6899" w:hanging="360"/>
      </w:pPr>
      <w:rPr>
        <w:rFonts w:ascii="Wingdings" w:hAnsi="Wingdings" w:hint="default"/>
      </w:rPr>
    </w:lvl>
  </w:abstractNum>
  <w:abstractNum w:abstractNumId="36" w15:restartNumberingAfterBreak="0">
    <w:nsid w:val="560C502F"/>
    <w:multiLevelType w:val="multilevel"/>
    <w:tmpl w:val="ADEA5B0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5DC6305B"/>
    <w:multiLevelType w:val="hybridMultilevel"/>
    <w:tmpl w:val="9C087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1873290"/>
    <w:multiLevelType w:val="hybridMultilevel"/>
    <w:tmpl w:val="159089CE"/>
    <w:lvl w:ilvl="0" w:tplc="140C0001">
      <w:start w:val="1"/>
      <w:numFmt w:val="bullet"/>
      <w:lvlText w:val=""/>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39" w15:restartNumberingAfterBreak="0">
    <w:nsid w:val="6ADD7584"/>
    <w:multiLevelType w:val="hybridMultilevel"/>
    <w:tmpl w:val="C28C0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0624E3"/>
    <w:multiLevelType w:val="multilevel"/>
    <w:tmpl w:val="0082F096"/>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9BF79B3"/>
    <w:multiLevelType w:val="multilevel"/>
    <w:tmpl w:val="431255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7C8310E2"/>
    <w:multiLevelType w:val="hybridMultilevel"/>
    <w:tmpl w:val="EA9866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DC124EB"/>
    <w:multiLevelType w:val="multilevel"/>
    <w:tmpl w:val="1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DE221A9"/>
    <w:multiLevelType w:val="hybridMultilevel"/>
    <w:tmpl w:val="F3742B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F036026"/>
    <w:multiLevelType w:val="multilevel"/>
    <w:tmpl w:val="CC80FF6C"/>
    <w:lvl w:ilvl="0">
      <w:start w:val="1"/>
      <w:numFmt w:val="bullet"/>
      <w:lvlText w:val=""/>
      <w:lvlJc w:val="left"/>
      <w:pPr>
        <w:tabs>
          <w:tab w:val="num" w:pos="726"/>
        </w:tabs>
        <w:ind w:left="726" w:hanging="360"/>
      </w:pPr>
      <w:rPr>
        <w:rFonts w:ascii="Symbol" w:hAnsi="Symbol" w:hint="default"/>
        <w:sz w:val="20"/>
      </w:rPr>
    </w:lvl>
    <w:lvl w:ilvl="1">
      <w:start w:val="1"/>
      <w:numFmt w:val="bullet"/>
      <w:lvlText w:val="o"/>
      <w:lvlJc w:val="left"/>
      <w:pPr>
        <w:tabs>
          <w:tab w:val="num" w:pos="1446"/>
        </w:tabs>
        <w:ind w:left="1446" w:hanging="360"/>
      </w:pPr>
      <w:rPr>
        <w:rFonts w:ascii="Courier New" w:hAnsi="Courier New" w:cs="Times New Roman" w:hint="default"/>
        <w:sz w:val="20"/>
      </w:rPr>
    </w:lvl>
    <w:lvl w:ilvl="2">
      <w:start w:val="1"/>
      <w:numFmt w:val="bullet"/>
      <w:lvlText w:val=""/>
      <w:lvlJc w:val="left"/>
      <w:pPr>
        <w:tabs>
          <w:tab w:val="num" w:pos="2166"/>
        </w:tabs>
        <w:ind w:left="2166" w:hanging="360"/>
      </w:pPr>
      <w:rPr>
        <w:rFonts w:ascii="Wingdings" w:hAnsi="Wingdings" w:hint="default"/>
        <w:sz w:val="20"/>
      </w:rPr>
    </w:lvl>
    <w:lvl w:ilvl="3">
      <w:start w:val="1"/>
      <w:numFmt w:val="bullet"/>
      <w:lvlText w:val=""/>
      <w:lvlJc w:val="left"/>
      <w:pPr>
        <w:tabs>
          <w:tab w:val="num" w:pos="2886"/>
        </w:tabs>
        <w:ind w:left="2886" w:hanging="360"/>
      </w:pPr>
      <w:rPr>
        <w:rFonts w:ascii="Wingdings" w:hAnsi="Wingdings" w:hint="default"/>
        <w:sz w:val="20"/>
      </w:rPr>
    </w:lvl>
    <w:lvl w:ilvl="4">
      <w:start w:val="1"/>
      <w:numFmt w:val="bullet"/>
      <w:lvlText w:val=""/>
      <w:lvlJc w:val="left"/>
      <w:pPr>
        <w:tabs>
          <w:tab w:val="num" w:pos="3606"/>
        </w:tabs>
        <w:ind w:left="3606" w:hanging="360"/>
      </w:pPr>
      <w:rPr>
        <w:rFonts w:ascii="Wingdings" w:hAnsi="Wingdings" w:hint="default"/>
        <w:sz w:val="20"/>
      </w:rPr>
    </w:lvl>
    <w:lvl w:ilvl="5">
      <w:start w:val="1"/>
      <w:numFmt w:val="bullet"/>
      <w:lvlText w:val=""/>
      <w:lvlJc w:val="left"/>
      <w:pPr>
        <w:tabs>
          <w:tab w:val="num" w:pos="4326"/>
        </w:tabs>
        <w:ind w:left="4326" w:hanging="360"/>
      </w:pPr>
      <w:rPr>
        <w:rFonts w:ascii="Wingdings" w:hAnsi="Wingdings" w:hint="default"/>
        <w:sz w:val="20"/>
      </w:rPr>
    </w:lvl>
    <w:lvl w:ilvl="6">
      <w:start w:val="1"/>
      <w:numFmt w:val="bullet"/>
      <w:lvlText w:val=""/>
      <w:lvlJc w:val="left"/>
      <w:pPr>
        <w:tabs>
          <w:tab w:val="num" w:pos="5046"/>
        </w:tabs>
        <w:ind w:left="5046" w:hanging="360"/>
      </w:pPr>
      <w:rPr>
        <w:rFonts w:ascii="Wingdings" w:hAnsi="Wingdings" w:hint="default"/>
        <w:sz w:val="20"/>
      </w:rPr>
    </w:lvl>
    <w:lvl w:ilvl="7">
      <w:start w:val="1"/>
      <w:numFmt w:val="bullet"/>
      <w:lvlText w:val=""/>
      <w:lvlJc w:val="left"/>
      <w:pPr>
        <w:tabs>
          <w:tab w:val="num" w:pos="5766"/>
        </w:tabs>
        <w:ind w:left="5766" w:hanging="360"/>
      </w:pPr>
      <w:rPr>
        <w:rFonts w:ascii="Wingdings" w:hAnsi="Wingdings" w:hint="default"/>
        <w:sz w:val="20"/>
      </w:rPr>
    </w:lvl>
    <w:lvl w:ilvl="8">
      <w:start w:val="1"/>
      <w:numFmt w:val="bullet"/>
      <w:lvlText w:val=""/>
      <w:lvlJc w:val="left"/>
      <w:pPr>
        <w:tabs>
          <w:tab w:val="num" w:pos="6486"/>
        </w:tabs>
        <w:ind w:left="6486" w:hanging="360"/>
      </w:pPr>
      <w:rPr>
        <w:rFonts w:ascii="Wingdings" w:hAnsi="Wingdings" w:hint="default"/>
        <w:sz w:val="20"/>
      </w:rPr>
    </w:lvl>
  </w:abstractNum>
  <w:abstractNum w:abstractNumId="46" w15:restartNumberingAfterBreak="0">
    <w:nsid w:val="7FC620CF"/>
    <w:multiLevelType w:val="hybridMultilevel"/>
    <w:tmpl w:val="CE3EA6B6"/>
    <w:lvl w:ilvl="0" w:tplc="140C0001">
      <w:start w:val="1"/>
      <w:numFmt w:val="bullet"/>
      <w:lvlText w:val=""/>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num w:numId="1" w16cid:durableId="1303736058">
    <w:abstractNumId w:val="26"/>
  </w:num>
  <w:num w:numId="2" w16cid:durableId="132599196">
    <w:abstractNumId w:val="21"/>
  </w:num>
  <w:num w:numId="3" w16cid:durableId="722602639">
    <w:abstractNumId w:val="4"/>
  </w:num>
  <w:num w:numId="4" w16cid:durableId="794176856">
    <w:abstractNumId w:val="21"/>
  </w:num>
  <w:num w:numId="5" w16cid:durableId="1450515206">
    <w:abstractNumId w:val="21"/>
  </w:num>
  <w:num w:numId="6" w16cid:durableId="269431907">
    <w:abstractNumId w:val="21"/>
  </w:num>
  <w:num w:numId="7" w16cid:durableId="500894262">
    <w:abstractNumId w:val="26"/>
  </w:num>
  <w:num w:numId="8" w16cid:durableId="513493757">
    <w:abstractNumId w:val="4"/>
  </w:num>
  <w:num w:numId="9" w16cid:durableId="566451367">
    <w:abstractNumId w:val="18"/>
  </w:num>
  <w:num w:numId="10" w16cid:durableId="1337078685">
    <w:abstractNumId w:val="36"/>
  </w:num>
  <w:num w:numId="11" w16cid:durableId="1306083792">
    <w:abstractNumId w:val="40"/>
  </w:num>
  <w:num w:numId="12" w16cid:durableId="2052683967">
    <w:abstractNumId w:val="33"/>
  </w:num>
  <w:num w:numId="13" w16cid:durableId="1416364451">
    <w:abstractNumId w:val="19"/>
  </w:num>
  <w:num w:numId="14" w16cid:durableId="25871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08994323">
    <w:abstractNumId w:val="43"/>
  </w:num>
  <w:num w:numId="16" w16cid:durableId="34028413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4005137">
    <w:abstractNumId w:val="12"/>
  </w:num>
  <w:num w:numId="18" w16cid:durableId="803347530">
    <w:abstractNumId w:val="39"/>
  </w:num>
  <w:num w:numId="19" w16cid:durableId="741410523">
    <w:abstractNumId w:val="1"/>
  </w:num>
  <w:num w:numId="20" w16cid:durableId="677271762">
    <w:abstractNumId w:val="13"/>
  </w:num>
  <w:num w:numId="21" w16cid:durableId="83653122">
    <w:abstractNumId w:val="3"/>
  </w:num>
  <w:num w:numId="22" w16cid:durableId="979651723">
    <w:abstractNumId w:val="17"/>
  </w:num>
  <w:num w:numId="23" w16cid:durableId="5402634">
    <w:abstractNumId w:val="0"/>
  </w:num>
  <w:num w:numId="24" w16cid:durableId="1022367358">
    <w:abstractNumId w:val="24"/>
  </w:num>
  <w:num w:numId="25" w16cid:durableId="1506674881">
    <w:abstractNumId w:val="41"/>
  </w:num>
  <w:num w:numId="26" w16cid:durableId="805465170">
    <w:abstractNumId w:val="10"/>
  </w:num>
  <w:num w:numId="27" w16cid:durableId="596133801">
    <w:abstractNumId w:val="21"/>
  </w:num>
  <w:num w:numId="28" w16cid:durableId="1052314529">
    <w:abstractNumId w:val="21"/>
  </w:num>
  <w:num w:numId="29" w16cid:durableId="1835952542">
    <w:abstractNumId w:val="21"/>
  </w:num>
  <w:num w:numId="30" w16cid:durableId="1660691359">
    <w:abstractNumId w:val="37"/>
  </w:num>
  <w:num w:numId="31" w16cid:durableId="323171663">
    <w:abstractNumId w:val="44"/>
  </w:num>
  <w:num w:numId="32" w16cid:durableId="1262179900">
    <w:abstractNumId w:val="21"/>
  </w:num>
  <w:num w:numId="33" w16cid:durableId="30886071">
    <w:abstractNumId w:val="42"/>
  </w:num>
  <w:num w:numId="34" w16cid:durableId="177276237">
    <w:abstractNumId w:val="21"/>
  </w:num>
  <w:num w:numId="35" w16cid:durableId="350112455">
    <w:abstractNumId w:val="14"/>
  </w:num>
  <w:num w:numId="36" w16cid:durableId="192109447">
    <w:abstractNumId w:val="29"/>
  </w:num>
  <w:num w:numId="37" w16cid:durableId="1497263274">
    <w:abstractNumId w:val="25"/>
  </w:num>
  <w:num w:numId="38" w16cid:durableId="1939941567">
    <w:abstractNumId w:val="11"/>
  </w:num>
  <w:num w:numId="39" w16cid:durableId="1251082579">
    <w:abstractNumId w:val="9"/>
  </w:num>
  <w:num w:numId="40" w16cid:durableId="1808088739">
    <w:abstractNumId w:val="15"/>
  </w:num>
  <w:num w:numId="41" w16cid:durableId="174075325">
    <w:abstractNumId w:val="32"/>
  </w:num>
  <w:num w:numId="42" w16cid:durableId="1549803494">
    <w:abstractNumId w:val="30"/>
  </w:num>
  <w:num w:numId="43" w16cid:durableId="470368388">
    <w:abstractNumId w:val="28"/>
  </w:num>
  <w:num w:numId="44" w16cid:durableId="567113115">
    <w:abstractNumId w:val="45"/>
  </w:num>
  <w:num w:numId="45" w16cid:durableId="672150730">
    <w:abstractNumId w:val="22"/>
  </w:num>
  <w:num w:numId="46" w16cid:durableId="13877271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19015128">
    <w:abstractNumId w:val="31"/>
  </w:num>
  <w:num w:numId="48" w16cid:durableId="848058245">
    <w:abstractNumId w:val="38"/>
  </w:num>
  <w:num w:numId="49" w16cid:durableId="516116778">
    <w:abstractNumId w:val="7"/>
  </w:num>
  <w:num w:numId="50" w16cid:durableId="207110069">
    <w:abstractNumId w:val="23"/>
  </w:num>
  <w:num w:numId="51" w16cid:durableId="1442992162">
    <w:abstractNumId w:val="46"/>
  </w:num>
  <w:num w:numId="52" w16cid:durableId="515852102">
    <w:abstractNumId w:val="2"/>
  </w:num>
  <w:num w:numId="53" w16cid:durableId="2015304730">
    <w:abstractNumId w:val="35"/>
  </w:num>
  <w:num w:numId="54" w16cid:durableId="31080986">
    <w:abstractNumId w:val="34"/>
  </w:num>
  <w:num w:numId="55" w16cid:durableId="1594822635">
    <w:abstractNumId w:val="20"/>
  </w:num>
  <w:num w:numId="56" w16cid:durableId="1317495559">
    <w:abstractNumId w:val="27"/>
  </w:num>
  <w:num w:numId="57" w16cid:durableId="1225331807">
    <w:abstractNumId w:val="5"/>
  </w:num>
  <w:num w:numId="58" w16cid:durableId="212542424">
    <w:abstractNumId w:val="8"/>
  </w:num>
  <w:num w:numId="59" w16cid:durableId="827242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86C"/>
    <w:rsid w:val="00002669"/>
    <w:rsid w:val="00003EC1"/>
    <w:rsid w:val="0000445D"/>
    <w:rsid w:val="00006C57"/>
    <w:rsid w:val="000109A5"/>
    <w:rsid w:val="00011AB8"/>
    <w:rsid w:val="00016B05"/>
    <w:rsid w:val="00017CA9"/>
    <w:rsid w:val="00020AF7"/>
    <w:rsid w:val="00020ED7"/>
    <w:rsid w:val="00020F83"/>
    <w:rsid w:val="00024413"/>
    <w:rsid w:val="00033EB8"/>
    <w:rsid w:val="000348A5"/>
    <w:rsid w:val="00034EDC"/>
    <w:rsid w:val="00036C5D"/>
    <w:rsid w:val="00041065"/>
    <w:rsid w:val="000441F2"/>
    <w:rsid w:val="00044726"/>
    <w:rsid w:val="00046930"/>
    <w:rsid w:val="00047088"/>
    <w:rsid w:val="00047781"/>
    <w:rsid w:val="0005070F"/>
    <w:rsid w:val="00050F9F"/>
    <w:rsid w:val="00053284"/>
    <w:rsid w:val="000534A9"/>
    <w:rsid w:val="00056EF1"/>
    <w:rsid w:val="00057005"/>
    <w:rsid w:val="00064994"/>
    <w:rsid w:val="00066C0B"/>
    <w:rsid w:val="000705BE"/>
    <w:rsid w:val="0007137D"/>
    <w:rsid w:val="00071B2E"/>
    <w:rsid w:val="00072ADF"/>
    <w:rsid w:val="000765F5"/>
    <w:rsid w:val="00077097"/>
    <w:rsid w:val="000805F0"/>
    <w:rsid w:val="000877E5"/>
    <w:rsid w:val="00087E5B"/>
    <w:rsid w:val="00096600"/>
    <w:rsid w:val="000A1C0E"/>
    <w:rsid w:val="000A1DD6"/>
    <w:rsid w:val="000A6539"/>
    <w:rsid w:val="000B1938"/>
    <w:rsid w:val="000B2985"/>
    <w:rsid w:val="000B2DF1"/>
    <w:rsid w:val="000B7802"/>
    <w:rsid w:val="000C017E"/>
    <w:rsid w:val="000C4FEB"/>
    <w:rsid w:val="000C7BBF"/>
    <w:rsid w:val="000C7C55"/>
    <w:rsid w:val="000D19E5"/>
    <w:rsid w:val="000D649E"/>
    <w:rsid w:val="000E4703"/>
    <w:rsid w:val="000F0024"/>
    <w:rsid w:val="000F163F"/>
    <w:rsid w:val="00101A0A"/>
    <w:rsid w:val="00107165"/>
    <w:rsid w:val="001115B7"/>
    <w:rsid w:val="00111FF1"/>
    <w:rsid w:val="0011289E"/>
    <w:rsid w:val="0011385C"/>
    <w:rsid w:val="00113B45"/>
    <w:rsid w:val="00122A5B"/>
    <w:rsid w:val="00123EEB"/>
    <w:rsid w:val="00125308"/>
    <w:rsid w:val="00125665"/>
    <w:rsid w:val="00126174"/>
    <w:rsid w:val="00132197"/>
    <w:rsid w:val="001336E6"/>
    <w:rsid w:val="0013395E"/>
    <w:rsid w:val="00135F50"/>
    <w:rsid w:val="00141B09"/>
    <w:rsid w:val="001446FE"/>
    <w:rsid w:val="001459A4"/>
    <w:rsid w:val="0015164F"/>
    <w:rsid w:val="001560F4"/>
    <w:rsid w:val="00157167"/>
    <w:rsid w:val="00157432"/>
    <w:rsid w:val="00162B95"/>
    <w:rsid w:val="001664DE"/>
    <w:rsid w:val="00166D80"/>
    <w:rsid w:val="00173EAE"/>
    <w:rsid w:val="00180C9E"/>
    <w:rsid w:val="001826BC"/>
    <w:rsid w:val="0018485D"/>
    <w:rsid w:val="00184F28"/>
    <w:rsid w:val="0019007C"/>
    <w:rsid w:val="00192456"/>
    <w:rsid w:val="001A2EE6"/>
    <w:rsid w:val="001A4421"/>
    <w:rsid w:val="001A4FCF"/>
    <w:rsid w:val="001A76BD"/>
    <w:rsid w:val="001B0BB0"/>
    <w:rsid w:val="001C3F7D"/>
    <w:rsid w:val="001D03C2"/>
    <w:rsid w:val="001D1977"/>
    <w:rsid w:val="001D458E"/>
    <w:rsid w:val="001D4770"/>
    <w:rsid w:val="001D4D7D"/>
    <w:rsid w:val="001E14FB"/>
    <w:rsid w:val="001E247D"/>
    <w:rsid w:val="001E34F9"/>
    <w:rsid w:val="001E580E"/>
    <w:rsid w:val="001E5FC7"/>
    <w:rsid w:val="001E7219"/>
    <w:rsid w:val="001F039C"/>
    <w:rsid w:val="001F16D4"/>
    <w:rsid w:val="001F39EF"/>
    <w:rsid w:val="001F4BB1"/>
    <w:rsid w:val="001F7E10"/>
    <w:rsid w:val="00202D3D"/>
    <w:rsid w:val="00212DF2"/>
    <w:rsid w:val="00216C4C"/>
    <w:rsid w:val="00217289"/>
    <w:rsid w:val="00217B73"/>
    <w:rsid w:val="00217F22"/>
    <w:rsid w:val="002236FF"/>
    <w:rsid w:val="00235F7C"/>
    <w:rsid w:val="00242580"/>
    <w:rsid w:val="0024683F"/>
    <w:rsid w:val="002469EB"/>
    <w:rsid w:val="00251193"/>
    <w:rsid w:val="00252F25"/>
    <w:rsid w:val="00253269"/>
    <w:rsid w:val="002542BD"/>
    <w:rsid w:val="0025595C"/>
    <w:rsid w:val="00263521"/>
    <w:rsid w:val="002669C6"/>
    <w:rsid w:val="00266EB2"/>
    <w:rsid w:val="00267B39"/>
    <w:rsid w:val="00277CD2"/>
    <w:rsid w:val="00283251"/>
    <w:rsid w:val="00287629"/>
    <w:rsid w:val="002900D8"/>
    <w:rsid w:val="0029103D"/>
    <w:rsid w:val="00293AEA"/>
    <w:rsid w:val="002A0E0A"/>
    <w:rsid w:val="002A334F"/>
    <w:rsid w:val="002B0083"/>
    <w:rsid w:val="002B427F"/>
    <w:rsid w:val="002B50DB"/>
    <w:rsid w:val="002B70A3"/>
    <w:rsid w:val="002C1292"/>
    <w:rsid w:val="002C2BBE"/>
    <w:rsid w:val="002C69BD"/>
    <w:rsid w:val="002C7FA3"/>
    <w:rsid w:val="002D0DA5"/>
    <w:rsid w:val="002D2FA6"/>
    <w:rsid w:val="002D4FB7"/>
    <w:rsid w:val="002D5298"/>
    <w:rsid w:val="002D7821"/>
    <w:rsid w:val="002E06BF"/>
    <w:rsid w:val="002E081C"/>
    <w:rsid w:val="002E2B22"/>
    <w:rsid w:val="002E5F7C"/>
    <w:rsid w:val="002F106E"/>
    <w:rsid w:val="002F1FDD"/>
    <w:rsid w:val="002F2B63"/>
    <w:rsid w:val="00302CC7"/>
    <w:rsid w:val="00305336"/>
    <w:rsid w:val="0031147A"/>
    <w:rsid w:val="00313727"/>
    <w:rsid w:val="00314938"/>
    <w:rsid w:val="003156EE"/>
    <w:rsid w:val="00321758"/>
    <w:rsid w:val="00323255"/>
    <w:rsid w:val="003237A9"/>
    <w:rsid w:val="00327860"/>
    <w:rsid w:val="00327EC8"/>
    <w:rsid w:val="00336EED"/>
    <w:rsid w:val="003408D3"/>
    <w:rsid w:val="00342BEE"/>
    <w:rsid w:val="00343060"/>
    <w:rsid w:val="00353928"/>
    <w:rsid w:val="00362BEB"/>
    <w:rsid w:val="003638A5"/>
    <w:rsid w:val="00366989"/>
    <w:rsid w:val="00366A75"/>
    <w:rsid w:val="00371A13"/>
    <w:rsid w:val="003726DA"/>
    <w:rsid w:val="003732A5"/>
    <w:rsid w:val="0037519D"/>
    <w:rsid w:val="0038429A"/>
    <w:rsid w:val="00387835"/>
    <w:rsid w:val="003934EE"/>
    <w:rsid w:val="00393E93"/>
    <w:rsid w:val="00397636"/>
    <w:rsid w:val="003A0015"/>
    <w:rsid w:val="003A2E88"/>
    <w:rsid w:val="003A4300"/>
    <w:rsid w:val="003A444F"/>
    <w:rsid w:val="003B0212"/>
    <w:rsid w:val="003B17F8"/>
    <w:rsid w:val="003B1A29"/>
    <w:rsid w:val="003B432B"/>
    <w:rsid w:val="003B5138"/>
    <w:rsid w:val="003C016C"/>
    <w:rsid w:val="003C3B50"/>
    <w:rsid w:val="003C3D1F"/>
    <w:rsid w:val="003D17FD"/>
    <w:rsid w:val="003D2C65"/>
    <w:rsid w:val="003D346A"/>
    <w:rsid w:val="003E310C"/>
    <w:rsid w:val="003F00E1"/>
    <w:rsid w:val="003F2E0C"/>
    <w:rsid w:val="003F32D1"/>
    <w:rsid w:val="00400869"/>
    <w:rsid w:val="00401B10"/>
    <w:rsid w:val="00402A8F"/>
    <w:rsid w:val="0040627E"/>
    <w:rsid w:val="00414E4B"/>
    <w:rsid w:val="004173BA"/>
    <w:rsid w:val="004230DC"/>
    <w:rsid w:val="004253AB"/>
    <w:rsid w:val="00426118"/>
    <w:rsid w:val="00431C90"/>
    <w:rsid w:val="00431EC4"/>
    <w:rsid w:val="004341C1"/>
    <w:rsid w:val="004349CB"/>
    <w:rsid w:val="00440ADA"/>
    <w:rsid w:val="004429BE"/>
    <w:rsid w:val="00442BED"/>
    <w:rsid w:val="00450C8D"/>
    <w:rsid w:val="00452DE8"/>
    <w:rsid w:val="004530BE"/>
    <w:rsid w:val="00454E6F"/>
    <w:rsid w:val="00455D00"/>
    <w:rsid w:val="00456B3C"/>
    <w:rsid w:val="00463522"/>
    <w:rsid w:val="004646EB"/>
    <w:rsid w:val="00464D8F"/>
    <w:rsid w:val="004703C2"/>
    <w:rsid w:val="00470D60"/>
    <w:rsid w:val="00471A39"/>
    <w:rsid w:val="00477C62"/>
    <w:rsid w:val="00481C78"/>
    <w:rsid w:val="00485E38"/>
    <w:rsid w:val="0049187C"/>
    <w:rsid w:val="004A1DE0"/>
    <w:rsid w:val="004A2D22"/>
    <w:rsid w:val="004A2FEA"/>
    <w:rsid w:val="004A3B5A"/>
    <w:rsid w:val="004C1EBC"/>
    <w:rsid w:val="004C3514"/>
    <w:rsid w:val="004C44D4"/>
    <w:rsid w:val="004C672D"/>
    <w:rsid w:val="004C7631"/>
    <w:rsid w:val="004D7FEA"/>
    <w:rsid w:val="004E2564"/>
    <w:rsid w:val="004E4557"/>
    <w:rsid w:val="004F21AB"/>
    <w:rsid w:val="004F4614"/>
    <w:rsid w:val="0050081C"/>
    <w:rsid w:val="0050580D"/>
    <w:rsid w:val="00506227"/>
    <w:rsid w:val="00506EBA"/>
    <w:rsid w:val="00507EDC"/>
    <w:rsid w:val="00510384"/>
    <w:rsid w:val="00510FA4"/>
    <w:rsid w:val="005149B4"/>
    <w:rsid w:val="0051639D"/>
    <w:rsid w:val="00535050"/>
    <w:rsid w:val="0053778D"/>
    <w:rsid w:val="005415EC"/>
    <w:rsid w:val="00541628"/>
    <w:rsid w:val="005439A9"/>
    <w:rsid w:val="00545082"/>
    <w:rsid w:val="00546651"/>
    <w:rsid w:val="00552CEC"/>
    <w:rsid w:val="00554C3B"/>
    <w:rsid w:val="005624E2"/>
    <w:rsid w:val="005626AF"/>
    <w:rsid w:val="00562DB9"/>
    <w:rsid w:val="00572AC3"/>
    <w:rsid w:val="00573086"/>
    <w:rsid w:val="0057402A"/>
    <w:rsid w:val="005743EB"/>
    <w:rsid w:val="00575B37"/>
    <w:rsid w:val="00581712"/>
    <w:rsid w:val="0058175F"/>
    <w:rsid w:val="00585EF6"/>
    <w:rsid w:val="005860ED"/>
    <w:rsid w:val="00590E21"/>
    <w:rsid w:val="00594C13"/>
    <w:rsid w:val="005A13D9"/>
    <w:rsid w:val="005A14AF"/>
    <w:rsid w:val="005A54CC"/>
    <w:rsid w:val="005B0141"/>
    <w:rsid w:val="005B33D5"/>
    <w:rsid w:val="005B6E0C"/>
    <w:rsid w:val="005C1331"/>
    <w:rsid w:val="005C1530"/>
    <w:rsid w:val="005C2AA0"/>
    <w:rsid w:val="005C2AC8"/>
    <w:rsid w:val="005C3BF6"/>
    <w:rsid w:val="005C3E2C"/>
    <w:rsid w:val="005C3FC5"/>
    <w:rsid w:val="005D459F"/>
    <w:rsid w:val="005D587E"/>
    <w:rsid w:val="005D76B2"/>
    <w:rsid w:val="005E0008"/>
    <w:rsid w:val="005E156A"/>
    <w:rsid w:val="005E33F3"/>
    <w:rsid w:val="005E48BE"/>
    <w:rsid w:val="005E4A39"/>
    <w:rsid w:val="005E4BF1"/>
    <w:rsid w:val="005F07F5"/>
    <w:rsid w:val="005F3DE7"/>
    <w:rsid w:val="006036E1"/>
    <w:rsid w:val="006064F8"/>
    <w:rsid w:val="00607016"/>
    <w:rsid w:val="006139F2"/>
    <w:rsid w:val="0061641E"/>
    <w:rsid w:val="00621F75"/>
    <w:rsid w:val="0062259C"/>
    <w:rsid w:val="00625945"/>
    <w:rsid w:val="00634E2E"/>
    <w:rsid w:val="0063644B"/>
    <w:rsid w:val="006365AC"/>
    <w:rsid w:val="0063755F"/>
    <w:rsid w:val="00641738"/>
    <w:rsid w:val="006425B4"/>
    <w:rsid w:val="006427ED"/>
    <w:rsid w:val="006455A4"/>
    <w:rsid w:val="0064686B"/>
    <w:rsid w:val="006479AC"/>
    <w:rsid w:val="00647AE1"/>
    <w:rsid w:val="00647E0A"/>
    <w:rsid w:val="00656F43"/>
    <w:rsid w:val="006635ED"/>
    <w:rsid w:val="00664AA8"/>
    <w:rsid w:val="00666498"/>
    <w:rsid w:val="006746F2"/>
    <w:rsid w:val="00685EF9"/>
    <w:rsid w:val="006869D9"/>
    <w:rsid w:val="00693156"/>
    <w:rsid w:val="00693482"/>
    <w:rsid w:val="00694E97"/>
    <w:rsid w:val="00695427"/>
    <w:rsid w:val="0069640F"/>
    <w:rsid w:val="0069751E"/>
    <w:rsid w:val="006A03AE"/>
    <w:rsid w:val="006A2262"/>
    <w:rsid w:val="006A3952"/>
    <w:rsid w:val="006B2E2D"/>
    <w:rsid w:val="006B3439"/>
    <w:rsid w:val="006B5C91"/>
    <w:rsid w:val="006B616D"/>
    <w:rsid w:val="006B617D"/>
    <w:rsid w:val="006B6C08"/>
    <w:rsid w:val="006B6E3B"/>
    <w:rsid w:val="006B7849"/>
    <w:rsid w:val="006C07D5"/>
    <w:rsid w:val="006C0D37"/>
    <w:rsid w:val="006C2172"/>
    <w:rsid w:val="006C3028"/>
    <w:rsid w:val="006C32DE"/>
    <w:rsid w:val="006C4234"/>
    <w:rsid w:val="006D13F0"/>
    <w:rsid w:val="006D1797"/>
    <w:rsid w:val="006D23C3"/>
    <w:rsid w:val="006D6D5C"/>
    <w:rsid w:val="006E15E6"/>
    <w:rsid w:val="006E2E6E"/>
    <w:rsid w:val="006E326A"/>
    <w:rsid w:val="006E7EFD"/>
    <w:rsid w:val="006F0ABC"/>
    <w:rsid w:val="006F4849"/>
    <w:rsid w:val="006F5F10"/>
    <w:rsid w:val="007015E5"/>
    <w:rsid w:val="00702584"/>
    <w:rsid w:val="007041DE"/>
    <w:rsid w:val="00704CD1"/>
    <w:rsid w:val="00706A94"/>
    <w:rsid w:val="00707E46"/>
    <w:rsid w:val="00712FB4"/>
    <w:rsid w:val="00714D8E"/>
    <w:rsid w:val="00715929"/>
    <w:rsid w:val="00715AFB"/>
    <w:rsid w:val="00724F72"/>
    <w:rsid w:val="00735B47"/>
    <w:rsid w:val="00740AE1"/>
    <w:rsid w:val="007431E5"/>
    <w:rsid w:val="007435DA"/>
    <w:rsid w:val="00744845"/>
    <w:rsid w:val="0074663E"/>
    <w:rsid w:val="00755021"/>
    <w:rsid w:val="00756AAB"/>
    <w:rsid w:val="00763148"/>
    <w:rsid w:val="00763FC2"/>
    <w:rsid w:val="007643F2"/>
    <w:rsid w:val="00766728"/>
    <w:rsid w:val="00774760"/>
    <w:rsid w:val="00774CFD"/>
    <w:rsid w:val="007761A5"/>
    <w:rsid w:val="007770D7"/>
    <w:rsid w:val="00777A21"/>
    <w:rsid w:val="00781BEC"/>
    <w:rsid w:val="00782658"/>
    <w:rsid w:val="00784AC2"/>
    <w:rsid w:val="0078551A"/>
    <w:rsid w:val="00785833"/>
    <w:rsid w:val="00785F6A"/>
    <w:rsid w:val="0079170B"/>
    <w:rsid w:val="00795280"/>
    <w:rsid w:val="00795551"/>
    <w:rsid w:val="007A54DF"/>
    <w:rsid w:val="007A7AE4"/>
    <w:rsid w:val="007A7BB3"/>
    <w:rsid w:val="007B0E14"/>
    <w:rsid w:val="007B4E50"/>
    <w:rsid w:val="007B6812"/>
    <w:rsid w:val="007B7B85"/>
    <w:rsid w:val="007C2EC9"/>
    <w:rsid w:val="007C67B2"/>
    <w:rsid w:val="007C69B6"/>
    <w:rsid w:val="007D0AD0"/>
    <w:rsid w:val="007D1AA7"/>
    <w:rsid w:val="007D1F5E"/>
    <w:rsid w:val="007D3AD2"/>
    <w:rsid w:val="007D7B84"/>
    <w:rsid w:val="007E1AA2"/>
    <w:rsid w:val="007E1ABD"/>
    <w:rsid w:val="007E4A41"/>
    <w:rsid w:val="007E4BB8"/>
    <w:rsid w:val="007E512E"/>
    <w:rsid w:val="007E738F"/>
    <w:rsid w:val="007F127A"/>
    <w:rsid w:val="007F5F74"/>
    <w:rsid w:val="007F6DF5"/>
    <w:rsid w:val="00801267"/>
    <w:rsid w:val="00803F0A"/>
    <w:rsid w:val="0080512A"/>
    <w:rsid w:val="00807123"/>
    <w:rsid w:val="00807F07"/>
    <w:rsid w:val="008104CF"/>
    <w:rsid w:val="008112F6"/>
    <w:rsid w:val="00812C50"/>
    <w:rsid w:val="008249C4"/>
    <w:rsid w:val="00824F4F"/>
    <w:rsid w:val="00825227"/>
    <w:rsid w:val="00825798"/>
    <w:rsid w:val="008276D3"/>
    <w:rsid w:val="00827C0D"/>
    <w:rsid w:val="00834AC5"/>
    <w:rsid w:val="00836452"/>
    <w:rsid w:val="00836455"/>
    <w:rsid w:val="00841D31"/>
    <w:rsid w:val="00842E1B"/>
    <w:rsid w:val="0084718F"/>
    <w:rsid w:val="00847788"/>
    <w:rsid w:val="008534EB"/>
    <w:rsid w:val="00853ADE"/>
    <w:rsid w:val="008628BE"/>
    <w:rsid w:val="00864738"/>
    <w:rsid w:val="008726C9"/>
    <w:rsid w:val="00883574"/>
    <w:rsid w:val="00886EB1"/>
    <w:rsid w:val="00891190"/>
    <w:rsid w:val="008938BF"/>
    <w:rsid w:val="008A6C77"/>
    <w:rsid w:val="008A6DDC"/>
    <w:rsid w:val="008B1345"/>
    <w:rsid w:val="008B4886"/>
    <w:rsid w:val="008B5525"/>
    <w:rsid w:val="008B635A"/>
    <w:rsid w:val="008B6458"/>
    <w:rsid w:val="008B7A30"/>
    <w:rsid w:val="008C14F2"/>
    <w:rsid w:val="008C20EF"/>
    <w:rsid w:val="008C3282"/>
    <w:rsid w:val="008C3D87"/>
    <w:rsid w:val="008C3E62"/>
    <w:rsid w:val="008C45AF"/>
    <w:rsid w:val="008C47E2"/>
    <w:rsid w:val="008C61AA"/>
    <w:rsid w:val="008C6C2A"/>
    <w:rsid w:val="008D175E"/>
    <w:rsid w:val="008D560E"/>
    <w:rsid w:val="008D63AC"/>
    <w:rsid w:val="008D6BC1"/>
    <w:rsid w:val="008E120A"/>
    <w:rsid w:val="008E2FFC"/>
    <w:rsid w:val="008E36C2"/>
    <w:rsid w:val="008E3D9F"/>
    <w:rsid w:val="008E7BF7"/>
    <w:rsid w:val="008E7EA7"/>
    <w:rsid w:val="008F26C8"/>
    <w:rsid w:val="00900934"/>
    <w:rsid w:val="009077C1"/>
    <w:rsid w:val="00910208"/>
    <w:rsid w:val="0091090F"/>
    <w:rsid w:val="00910CE9"/>
    <w:rsid w:val="00912143"/>
    <w:rsid w:val="00917548"/>
    <w:rsid w:val="00922AC2"/>
    <w:rsid w:val="00923BFF"/>
    <w:rsid w:val="009260D3"/>
    <w:rsid w:val="00927DFF"/>
    <w:rsid w:val="0093517E"/>
    <w:rsid w:val="00940405"/>
    <w:rsid w:val="00942896"/>
    <w:rsid w:val="00944FC3"/>
    <w:rsid w:val="00947CA5"/>
    <w:rsid w:val="00950CAC"/>
    <w:rsid w:val="00951B91"/>
    <w:rsid w:val="00954941"/>
    <w:rsid w:val="00957BDB"/>
    <w:rsid w:val="00957D0B"/>
    <w:rsid w:val="00960093"/>
    <w:rsid w:val="00967539"/>
    <w:rsid w:val="0097087B"/>
    <w:rsid w:val="00972839"/>
    <w:rsid w:val="009742CA"/>
    <w:rsid w:val="00980F2B"/>
    <w:rsid w:val="00991143"/>
    <w:rsid w:val="0099355C"/>
    <w:rsid w:val="0099636C"/>
    <w:rsid w:val="009A331C"/>
    <w:rsid w:val="009A4A06"/>
    <w:rsid w:val="009A60A9"/>
    <w:rsid w:val="009B0C02"/>
    <w:rsid w:val="009B52A3"/>
    <w:rsid w:val="009B65A0"/>
    <w:rsid w:val="009C0D5C"/>
    <w:rsid w:val="009C7ED4"/>
    <w:rsid w:val="009D6042"/>
    <w:rsid w:val="009D767F"/>
    <w:rsid w:val="009D7697"/>
    <w:rsid w:val="009E3747"/>
    <w:rsid w:val="009E5F38"/>
    <w:rsid w:val="009F36C0"/>
    <w:rsid w:val="009F42C7"/>
    <w:rsid w:val="009F4765"/>
    <w:rsid w:val="009F5962"/>
    <w:rsid w:val="009F6728"/>
    <w:rsid w:val="00A078C5"/>
    <w:rsid w:val="00A11255"/>
    <w:rsid w:val="00A179C3"/>
    <w:rsid w:val="00A17FA6"/>
    <w:rsid w:val="00A207DE"/>
    <w:rsid w:val="00A234FF"/>
    <w:rsid w:val="00A27E55"/>
    <w:rsid w:val="00A40FC4"/>
    <w:rsid w:val="00A44011"/>
    <w:rsid w:val="00A5124D"/>
    <w:rsid w:val="00A52E21"/>
    <w:rsid w:val="00A6465D"/>
    <w:rsid w:val="00A742EB"/>
    <w:rsid w:val="00A82E68"/>
    <w:rsid w:val="00A911E9"/>
    <w:rsid w:val="00A936D0"/>
    <w:rsid w:val="00A9646D"/>
    <w:rsid w:val="00AA07BA"/>
    <w:rsid w:val="00AA4CDE"/>
    <w:rsid w:val="00AA6FAB"/>
    <w:rsid w:val="00AB4837"/>
    <w:rsid w:val="00AB4989"/>
    <w:rsid w:val="00AB7547"/>
    <w:rsid w:val="00AC1DF7"/>
    <w:rsid w:val="00AC34DB"/>
    <w:rsid w:val="00AC40AA"/>
    <w:rsid w:val="00AC6987"/>
    <w:rsid w:val="00AC6D9E"/>
    <w:rsid w:val="00AC714D"/>
    <w:rsid w:val="00AC77EF"/>
    <w:rsid w:val="00AD3C78"/>
    <w:rsid w:val="00AD468D"/>
    <w:rsid w:val="00AE2B4C"/>
    <w:rsid w:val="00AE3019"/>
    <w:rsid w:val="00AE4C29"/>
    <w:rsid w:val="00AE52D9"/>
    <w:rsid w:val="00AE5940"/>
    <w:rsid w:val="00AF021D"/>
    <w:rsid w:val="00AF2D21"/>
    <w:rsid w:val="00AF31C3"/>
    <w:rsid w:val="00AF38C6"/>
    <w:rsid w:val="00AF3EBB"/>
    <w:rsid w:val="00AF5233"/>
    <w:rsid w:val="00AF5532"/>
    <w:rsid w:val="00AF7545"/>
    <w:rsid w:val="00B0164F"/>
    <w:rsid w:val="00B108C9"/>
    <w:rsid w:val="00B13C74"/>
    <w:rsid w:val="00B14802"/>
    <w:rsid w:val="00B2158B"/>
    <w:rsid w:val="00B31379"/>
    <w:rsid w:val="00B3203E"/>
    <w:rsid w:val="00B33710"/>
    <w:rsid w:val="00B34434"/>
    <w:rsid w:val="00B35639"/>
    <w:rsid w:val="00B3752A"/>
    <w:rsid w:val="00B4124D"/>
    <w:rsid w:val="00B472AE"/>
    <w:rsid w:val="00B50B87"/>
    <w:rsid w:val="00B50D75"/>
    <w:rsid w:val="00B5143B"/>
    <w:rsid w:val="00B553B3"/>
    <w:rsid w:val="00B57B22"/>
    <w:rsid w:val="00B602FC"/>
    <w:rsid w:val="00B61BA5"/>
    <w:rsid w:val="00B61EFF"/>
    <w:rsid w:val="00B62149"/>
    <w:rsid w:val="00B72CBA"/>
    <w:rsid w:val="00B7315C"/>
    <w:rsid w:val="00B73382"/>
    <w:rsid w:val="00B76EF7"/>
    <w:rsid w:val="00B8052B"/>
    <w:rsid w:val="00B80A90"/>
    <w:rsid w:val="00B81921"/>
    <w:rsid w:val="00B870A8"/>
    <w:rsid w:val="00B87AEF"/>
    <w:rsid w:val="00B90938"/>
    <w:rsid w:val="00B90BAE"/>
    <w:rsid w:val="00B93E3C"/>
    <w:rsid w:val="00B954ED"/>
    <w:rsid w:val="00B95D80"/>
    <w:rsid w:val="00BA0AA6"/>
    <w:rsid w:val="00BA5C26"/>
    <w:rsid w:val="00BB0457"/>
    <w:rsid w:val="00BB235F"/>
    <w:rsid w:val="00BB24B8"/>
    <w:rsid w:val="00BC0D44"/>
    <w:rsid w:val="00BD155E"/>
    <w:rsid w:val="00BD30D7"/>
    <w:rsid w:val="00BD7036"/>
    <w:rsid w:val="00BE2ADF"/>
    <w:rsid w:val="00BE5971"/>
    <w:rsid w:val="00BF2150"/>
    <w:rsid w:val="00BF22A7"/>
    <w:rsid w:val="00BF2A7F"/>
    <w:rsid w:val="00BF2DFF"/>
    <w:rsid w:val="00BF3318"/>
    <w:rsid w:val="00BF4980"/>
    <w:rsid w:val="00C005B7"/>
    <w:rsid w:val="00C01392"/>
    <w:rsid w:val="00C0336E"/>
    <w:rsid w:val="00C075E9"/>
    <w:rsid w:val="00C1340F"/>
    <w:rsid w:val="00C22666"/>
    <w:rsid w:val="00C24518"/>
    <w:rsid w:val="00C2532B"/>
    <w:rsid w:val="00C27C7F"/>
    <w:rsid w:val="00C303FF"/>
    <w:rsid w:val="00C324D8"/>
    <w:rsid w:val="00C34762"/>
    <w:rsid w:val="00C34D98"/>
    <w:rsid w:val="00C3768D"/>
    <w:rsid w:val="00C40A01"/>
    <w:rsid w:val="00C427A3"/>
    <w:rsid w:val="00C45FE5"/>
    <w:rsid w:val="00C461D0"/>
    <w:rsid w:val="00C56332"/>
    <w:rsid w:val="00C62DB5"/>
    <w:rsid w:val="00C6360A"/>
    <w:rsid w:val="00C66069"/>
    <w:rsid w:val="00C711E0"/>
    <w:rsid w:val="00C73C28"/>
    <w:rsid w:val="00C76A70"/>
    <w:rsid w:val="00C827B2"/>
    <w:rsid w:val="00C835B5"/>
    <w:rsid w:val="00C902CA"/>
    <w:rsid w:val="00C919E8"/>
    <w:rsid w:val="00C920E3"/>
    <w:rsid w:val="00C926B6"/>
    <w:rsid w:val="00CA28E5"/>
    <w:rsid w:val="00CA3FE9"/>
    <w:rsid w:val="00CA6460"/>
    <w:rsid w:val="00CB1A4C"/>
    <w:rsid w:val="00CB2114"/>
    <w:rsid w:val="00CB263B"/>
    <w:rsid w:val="00CB2832"/>
    <w:rsid w:val="00CB3854"/>
    <w:rsid w:val="00CB41D9"/>
    <w:rsid w:val="00CC0CC7"/>
    <w:rsid w:val="00CC3608"/>
    <w:rsid w:val="00CC4296"/>
    <w:rsid w:val="00CC73A1"/>
    <w:rsid w:val="00CD155B"/>
    <w:rsid w:val="00CD3D59"/>
    <w:rsid w:val="00CD51E9"/>
    <w:rsid w:val="00CD6D8A"/>
    <w:rsid w:val="00CE0736"/>
    <w:rsid w:val="00CE470C"/>
    <w:rsid w:val="00CF79B7"/>
    <w:rsid w:val="00D13567"/>
    <w:rsid w:val="00D15726"/>
    <w:rsid w:val="00D2101A"/>
    <w:rsid w:val="00D36387"/>
    <w:rsid w:val="00D40362"/>
    <w:rsid w:val="00D41E6C"/>
    <w:rsid w:val="00D52EAE"/>
    <w:rsid w:val="00D553D1"/>
    <w:rsid w:val="00D6341F"/>
    <w:rsid w:val="00D6737A"/>
    <w:rsid w:val="00D710BD"/>
    <w:rsid w:val="00D72748"/>
    <w:rsid w:val="00D73237"/>
    <w:rsid w:val="00D73A52"/>
    <w:rsid w:val="00D749FD"/>
    <w:rsid w:val="00D752AD"/>
    <w:rsid w:val="00D76279"/>
    <w:rsid w:val="00D91B57"/>
    <w:rsid w:val="00D91B73"/>
    <w:rsid w:val="00D93791"/>
    <w:rsid w:val="00DA1C13"/>
    <w:rsid w:val="00DA5CD1"/>
    <w:rsid w:val="00DA7861"/>
    <w:rsid w:val="00DA7B08"/>
    <w:rsid w:val="00DB33EF"/>
    <w:rsid w:val="00DB3F87"/>
    <w:rsid w:val="00DC09C6"/>
    <w:rsid w:val="00DC424B"/>
    <w:rsid w:val="00DC45F4"/>
    <w:rsid w:val="00DC5121"/>
    <w:rsid w:val="00DD0639"/>
    <w:rsid w:val="00DD1F36"/>
    <w:rsid w:val="00DD1F49"/>
    <w:rsid w:val="00DD38D8"/>
    <w:rsid w:val="00DD409E"/>
    <w:rsid w:val="00DD4CD2"/>
    <w:rsid w:val="00DD7480"/>
    <w:rsid w:val="00DE5903"/>
    <w:rsid w:val="00DE6AF3"/>
    <w:rsid w:val="00DF286D"/>
    <w:rsid w:val="00DF76BA"/>
    <w:rsid w:val="00E01CC8"/>
    <w:rsid w:val="00E12E11"/>
    <w:rsid w:val="00E21FBF"/>
    <w:rsid w:val="00E238A6"/>
    <w:rsid w:val="00E26377"/>
    <w:rsid w:val="00E27E26"/>
    <w:rsid w:val="00E308BA"/>
    <w:rsid w:val="00E32E41"/>
    <w:rsid w:val="00E36ED8"/>
    <w:rsid w:val="00E37D4E"/>
    <w:rsid w:val="00E423F4"/>
    <w:rsid w:val="00E44A45"/>
    <w:rsid w:val="00E45A18"/>
    <w:rsid w:val="00E473A6"/>
    <w:rsid w:val="00E52AB1"/>
    <w:rsid w:val="00E543C4"/>
    <w:rsid w:val="00E54701"/>
    <w:rsid w:val="00E56FDB"/>
    <w:rsid w:val="00E60410"/>
    <w:rsid w:val="00E61841"/>
    <w:rsid w:val="00E621B0"/>
    <w:rsid w:val="00E62217"/>
    <w:rsid w:val="00E64264"/>
    <w:rsid w:val="00E718C8"/>
    <w:rsid w:val="00E72775"/>
    <w:rsid w:val="00E74FD1"/>
    <w:rsid w:val="00E83287"/>
    <w:rsid w:val="00E87201"/>
    <w:rsid w:val="00E91AC8"/>
    <w:rsid w:val="00E94057"/>
    <w:rsid w:val="00EA0C97"/>
    <w:rsid w:val="00EA47FD"/>
    <w:rsid w:val="00EA59BA"/>
    <w:rsid w:val="00EB106B"/>
    <w:rsid w:val="00EB3ACE"/>
    <w:rsid w:val="00EB5325"/>
    <w:rsid w:val="00EC1298"/>
    <w:rsid w:val="00EC13FA"/>
    <w:rsid w:val="00EC3A53"/>
    <w:rsid w:val="00EC4535"/>
    <w:rsid w:val="00EC6888"/>
    <w:rsid w:val="00ED54E9"/>
    <w:rsid w:val="00EE7401"/>
    <w:rsid w:val="00EF3FD6"/>
    <w:rsid w:val="00EF428B"/>
    <w:rsid w:val="00EF48EB"/>
    <w:rsid w:val="00EF495C"/>
    <w:rsid w:val="00EF586C"/>
    <w:rsid w:val="00F00956"/>
    <w:rsid w:val="00F02C44"/>
    <w:rsid w:val="00F03121"/>
    <w:rsid w:val="00F05E8B"/>
    <w:rsid w:val="00F1088A"/>
    <w:rsid w:val="00F126F9"/>
    <w:rsid w:val="00F12EAC"/>
    <w:rsid w:val="00F15155"/>
    <w:rsid w:val="00F268B1"/>
    <w:rsid w:val="00F30213"/>
    <w:rsid w:val="00F3075D"/>
    <w:rsid w:val="00F31749"/>
    <w:rsid w:val="00F32819"/>
    <w:rsid w:val="00F329CE"/>
    <w:rsid w:val="00F34C89"/>
    <w:rsid w:val="00F46E34"/>
    <w:rsid w:val="00F51F0F"/>
    <w:rsid w:val="00F521BB"/>
    <w:rsid w:val="00F56DC6"/>
    <w:rsid w:val="00F66B77"/>
    <w:rsid w:val="00F7109E"/>
    <w:rsid w:val="00F71A63"/>
    <w:rsid w:val="00F71DA4"/>
    <w:rsid w:val="00F74E64"/>
    <w:rsid w:val="00F76532"/>
    <w:rsid w:val="00F77BA1"/>
    <w:rsid w:val="00F77DB3"/>
    <w:rsid w:val="00F8744B"/>
    <w:rsid w:val="00F904AE"/>
    <w:rsid w:val="00F91755"/>
    <w:rsid w:val="00F9251B"/>
    <w:rsid w:val="00FA5CEC"/>
    <w:rsid w:val="00FA6AF2"/>
    <w:rsid w:val="00FB05E2"/>
    <w:rsid w:val="00FB4F57"/>
    <w:rsid w:val="00FC118C"/>
    <w:rsid w:val="00FC46DF"/>
    <w:rsid w:val="00FC66B3"/>
    <w:rsid w:val="00FC68F7"/>
    <w:rsid w:val="00FD2D33"/>
    <w:rsid w:val="00FD3A2B"/>
    <w:rsid w:val="00FD4747"/>
    <w:rsid w:val="00FD4AE3"/>
    <w:rsid w:val="00FD76E3"/>
    <w:rsid w:val="00FE2C0C"/>
    <w:rsid w:val="00FE4B45"/>
    <w:rsid w:val="00FE50A7"/>
    <w:rsid w:val="00FE75B2"/>
    <w:rsid w:val="00FE79D3"/>
    <w:rsid w:val="00FF0586"/>
    <w:rsid w:val="00FF0E7D"/>
    <w:rsid w:val="00FF3DC5"/>
    <w:rsid w:val="00FF46FD"/>
    <w:rsid w:val="00FF7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4D7C3"/>
  <w15:chartTrackingRefBased/>
  <w15:docId w15:val="{22FCB431-89A5-41B9-B16A-597B8D686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iPriority="0" w:unhideWhenUsed="1"/>
    <w:lsdException w:name="header" w:locked="0" w:semiHidden="1" w:uiPriority="0"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D6737A"/>
    <w:pPr>
      <w:spacing w:after="120"/>
    </w:pPr>
    <w:rPr>
      <w:sz w:val="22"/>
    </w:rPr>
  </w:style>
  <w:style w:type="paragraph" w:styleId="Heading1">
    <w:name w:val="heading 1"/>
    <w:basedOn w:val="Normal"/>
    <w:next w:val="Heading2"/>
    <w:link w:val="Heading1Char"/>
    <w:autoRedefine/>
    <w:qFormat/>
    <w:rsid w:val="009F4765"/>
    <w:pPr>
      <w:keepLines/>
      <w:widowControl w:val="0"/>
      <w:numPr>
        <w:numId w:val="2"/>
      </w:numPr>
      <w:pBdr>
        <w:bottom w:val="single" w:sz="4" w:space="1" w:color="000080"/>
      </w:pBdr>
      <w:spacing w:before="220"/>
      <w:outlineLvl w:val="0"/>
    </w:pPr>
    <w:rPr>
      <w:rFonts w:eastAsia="Times New Roman"/>
      <w:b/>
      <w:bCs/>
      <w:iCs/>
      <w:szCs w:val="22"/>
    </w:rPr>
  </w:style>
  <w:style w:type="paragraph" w:styleId="Heading2">
    <w:name w:val="heading 2"/>
    <w:basedOn w:val="Normal"/>
    <w:link w:val="Heading2Char"/>
    <w:autoRedefine/>
    <w:uiPriority w:val="9"/>
    <w:unhideWhenUsed/>
    <w:qFormat/>
    <w:rsid w:val="00594C13"/>
    <w:pPr>
      <w:keepLines/>
      <w:widowControl w:val="0"/>
      <w:ind w:left="720" w:hanging="360"/>
      <w:outlineLvl w:val="1"/>
    </w:pPr>
    <w:rPr>
      <w:rFonts w:eastAsia="Times New Roman"/>
      <w:szCs w:val="22"/>
    </w:rPr>
  </w:style>
  <w:style w:type="paragraph" w:styleId="Heading3">
    <w:name w:val="heading 3"/>
    <w:basedOn w:val="Heading2"/>
    <w:next w:val="Heading2"/>
    <w:link w:val="Heading3Char"/>
    <w:autoRedefine/>
    <w:uiPriority w:val="9"/>
    <w:unhideWhenUsed/>
    <w:qFormat/>
    <w:rsid w:val="008C45AF"/>
    <w:pPr>
      <w:numPr>
        <w:ilvl w:val="2"/>
      </w:numPr>
      <w:ind w:left="720" w:hanging="360"/>
      <w:outlineLvl w:val="2"/>
    </w:pPr>
    <w:rPr>
      <w:rFonts w:eastAsiaTheme="majorEastAsia" w:cstheme="majorBidi"/>
      <w:szCs w:val="24"/>
    </w:rPr>
  </w:style>
  <w:style w:type="paragraph" w:styleId="Heading4">
    <w:name w:val="heading 4"/>
    <w:basedOn w:val="Normal"/>
    <w:link w:val="Heading4Char"/>
    <w:autoRedefine/>
    <w:uiPriority w:val="9"/>
    <w:unhideWhenUsed/>
    <w:qFormat/>
    <w:rsid w:val="007F5F74"/>
    <w:pPr>
      <w:keepLines/>
      <w:widowControl w:val="0"/>
      <w:numPr>
        <w:ilvl w:val="3"/>
        <w:numId w:val="2"/>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454E6F"/>
    <w:pPr>
      <w:keepLines/>
      <w:widowControl w:val="0"/>
      <w:numPr>
        <w:ilvl w:val="4"/>
        <w:numId w:val="2"/>
      </w:numPr>
      <w:outlineLvl w:val="4"/>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locked/>
    <w:rsid w:val="006B6E3B"/>
    <w:pPr>
      <w:numPr>
        <w:numId w:val="1"/>
      </w:numPr>
    </w:pPr>
  </w:style>
  <w:style w:type="character" w:customStyle="1" w:styleId="Heading1Char">
    <w:name w:val="Heading 1 Char"/>
    <w:basedOn w:val="DefaultParagraphFont"/>
    <w:link w:val="Heading1"/>
    <w:rsid w:val="009F4765"/>
    <w:rPr>
      <w:rFonts w:eastAsia="Times New Roman"/>
      <w:b/>
      <w:bCs/>
      <w:iCs/>
      <w:sz w:val="22"/>
      <w:szCs w:val="22"/>
    </w:rPr>
  </w:style>
  <w:style w:type="character" w:customStyle="1" w:styleId="Heading2Char">
    <w:name w:val="Heading 2 Char"/>
    <w:basedOn w:val="DefaultParagraphFont"/>
    <w:link w:val="Heading2"/>
    <w:uiPriority w:val="9"/>
    <w:rsid w:val="00594C13"/>
    <w:rPr>
      <w:rFonts w:eastAsia="Times New Roman"/>
      <w:sz w:val="22"/>
      <w:szCs w:val="22"/>
    </w:rPr>
  </w:style>
  <w:style w:type="numbering" w:customStyle="1" w:styleId="Headings">
    <w:name w:val="Headings"/>
    <w:uiPriority w:val="99"/>
    <w:locked/>
    <w:rsid w:val="006B6E3B"/>
    <w:pPr>
      <w:numPr>
        <w:numId w:val="3"/>
      </w:numPr>
    </w:pPr>
  </w:style>
  <w:style w:type="paragraph" w:styleId="CommentText">
    <w:name w:val="annotation text"/>
    <w:basedOn w:val="Normal"/>
    <w:link w:val="CommentTextChar"/>
    <w:locked/>
    <w:rsid w:val="006B6E3B"/>
    <w:rPr>
      <w:rFonts w:eastAsia="Times New Roman"/>
      <w:sz w:val="20"/>
    </w:rPr>
  </w:style>
  <w:style w:type="character" w:customStyle="1" w:styleId="CommentTextChar">
    <w:name w:val="Comment Text Char"/>
    <w:basedOn w:val="DefaultParagraphFont"/>
    <w:link w:val="CommentText"/>
    <w:rsid w:val="006B6E3B"/>
    <w:rPr>
      <w:rFonts w:eastAsia="Times New Roman"/>
    </w:rPr>
  </w:style>
  <w:style w:type="character" w:styleId="CommentReference">
    <w:name w:val="annotation reference"/>
    <w:locked/>
    <w:rsid w:val="006B6E3B"/>
    <w:rPr>
      <w:sz w:val="16"/>
      <w:szCs w:val="16"/>
    </w:rPr>
  </w:style>
  <w:style w:type="paragraph" w:styleId="BalloonText">
    <w:name w:val="Balloon Text"/>
    <w:basedOn w:val="Normal"/>
    <w:link w:val="BalloonTextChar"/>
    <w:uiPriority w:val="99"/>
    <w:semiHidden/>
    <w:unhideWhenUsed/>
    <w:locked/>
    <w:rsid w:val="006B6E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6E3B"/>
    <w:rPr>
      <w:rFonts w:ascii="Segoe UI" w:hAnsi="Segoe UI" w:cs="Segoe UI"/>
      <w:sz w:val="18"/>
      <w:szCs w:val="18"/>
    </w:rPr>
  </w:style>
  <w:style w:type="numbering" w:customStyle="1" w:styleId="SOPHeadings">
    <w:name w:val="SOP Headings"/>
    <w:uiPriority w:val="99"/>
    <w:locked/>
    <w:rsid w:val="00AC77EF"/>
    <w:pPr>
      <w:numPr>
        <w:numId w:val="9"/>
      </w:numPr>
    </w:pPr>
  </w:style>
  <w:style w:type="character" w:customStyle="1" w:styleId="Heading3Char">
    <w:name w:val="Heading 3 Char"/>
    <w:basedOn w:val="DefaultParagraphFont"/>
    <w:link w:val="Heading3"/>
    <w:uiPriority w:val="9"/>
    <w:rsid w:val="008C45AF"/>
    <w:rPr>
      <w:rFonts w:eastAsiaTheme="majorEastAsia" w:cstheme="majorBidi"/>
      <w:b/>
      <w:sz w:val="22"/>
      <w:szCs w:val="24"/>
    </w:rPr>
  </w:style>
  <w:style w:type="character" w:customStyle="1" w:styleId="Heading4Char">
    <w:name w:val="Heading 4 Char"/>
    <w:basedOn w:val="DefaultParagraphFont"/>
    <w:link w:val="Heading4"/>
    <w:uiPriority w:val="9"/>
    <w:rsid w:val="007F5F74"/>
    <w:rPr>
      <w:rFonts w:eastAsiaTheme="majorEastAsia" w:cstheme="majorBidi"/>
      <w:iCs/>
      <w:sz w:val="22"/>
    </w:rPr>
  </w:style>
  <w:style w:type="character" w:customStyle="1" w:styleId="Heading5Char">
    <w:name w:val="Heading 5 Char"/>
    <w:basedOn w:val="DefaultParagraphFont"/>
    <w:link w:val="Heading5"/>
    <w:uiPriority w:val="9"/>
    <w:rsid w:val="00454E6F"/>
    <w:rPr>
      <w:rFonts w:eastAsiaTheme="majorEastAsia" w:cstheme="majorBidi"/>
      <w:sz w:val="22"/>
    </w:rPr>
  </w:style>
  <w:style w:type="paragraph" w:styleId="ListParagraph">
    <w:name w:val="List Paragraph"/>
    <w:basedOn w:val="Normal"/>
    <w:uiPriority w:val="34"/>
    <w:qFormat/>
    <w:locked/>
    <w:rsid w:val="00EF586C"/>
    <w:pPr>
      <w:ind w:left="720"/>
      <w:contextualSpacing/>
    </w:pPr>
  </w:style>
  <w:style w:type="paragraph" w:styleId="Header">
    <w:name w:val="header"/>
    <w:basedOn w:val="Normal"/>
    <w:link w:val="HeaderChar"/>
    <w:unhideWhenUsed/>
    <w:locked/>
    <w:rsid w:val="00D2101A"/>
    <w:pPr>
      <w:tabs>
        <w:tab w:val="center" w:pos="4680"/>
        <w:tab w:val="right" w:pos="9360"/>
      </w:tabs>
    </w:pPr>
  </w:style>
  <w:style w:type="character" w:customStyle="1" w:styleId="HeaderChar">
    <w:name w:val="Header Char"/>
    <w:basedOn w:val="DefaultParagraphFont"/>
    <w:link w:val="Header"/>
    <w:rsid w:val="00D2101A"/>
    <w:rPr>
      <w:sz w:val="22"/>
    </w:rPr>
  </w:style>
  <w:style w:type="paragraph" w:styleId="Footer">
    <w:name w:val="footer"/>
    <w:basedOn w:val="Normal"/>
    <w:link w:val="FooterChar"/>
    <w:uiPriority w:val="99"/>
    <w:unhideWhenUsed/>
    <w:locked/>
    <w:rsid w:val="00D2101A"/>
    <w:pPr>
      <w:tabs>
        <w:tab w:val="center" w:pos="4680"/>
        <w:tab w:val="right" w:pos="9360"/>
      </w:tabs>
    </w:pPr>
  </w:style>
  <w:style w:type="character" w:customStyle="1" w:styleId="FooterChar">
    <w:name w:val="Footer Char"/>
    <w:basedOn w:val="DefaultParagraphFont"/>
    <w:link w:val="Footer"/>
    <w:uiPriority w:val="99"/>
    <w:rsid w:val="00D2101A"/>
    <w:rPr>
      <w:sz w:val="22"/>
    </w:rPr>
  </w:style>
  <w:style w:type="table" w:styleId="TableGrid">
    <w:name w:val="Table Grid"/>
    <w:basedOn w:val="TableNormal"/>
    <w:uiPriority w:val="59"/>
    <w:locked/>
    <w:rsid w:val="0019007C"/>
    <w:rPr>
      <w:rFonts w:asciiTheme="minorHAnsi" w:hAnsiTheme="minorHAnsi" w:cstheme="minorBidi"/>
      <w:sz w:val="22"/>
      <w:szCs w:val="22"/>
      <w:lang w:val="fr-L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9007C"/>
    <w:pPr>
      <w:spacing w:before="100" w:after="100"/>
    </w:pPr>
    <w:rPr>
      <w:rFonts w:ascii="Arial Unicode MS" w:eastAsia="Arial Unicode MS" w:hAnsi="Arial Unicode MS" w:cs="Times New Roman"/>
      <w:sz w:val="24"/>
      <w:lang w:val="en-GB" w:eastAsia="ar-SA"/>
    </w:rPr>
  </w:style>
  <w:style w:type="character" w:styleId="Strong">
    <w:name w:val="Strong"/>
    <w:basedOn w:val="DefaultParagraphFont"/>
    <w:uiPriority w:val="22"/>
    <w:qFormat/>
    <w:locked/>
    <w:rsid w:val="006F5F10"/>
    <w:rPr>
      <w:b/>
      <w:bCs/>
    </w:rPr>
  </w:style>
  <w:style w:type="paragraph" w:styleId="CommentSubject">
    <w:name w:val="annotation subject"/>
    <w:basedOn w:val="CommentText"/>
    <w:next w:val="CommentText"/>
    <w:link w:val="CommentSubjectChar"/>
    <w:uiPriority w:val="99"/>
    <w:semiHidden/>
    <w:unhideWhenUsed/>
    <w:locked/>
    <w:rsid w:val="00647E0A"/>
    <w:rPr>
      <w:rFonts w:eastAsiaTheme="minorHAnsi"/>
      <w:b/>
      <w:bCs/>
    </w:rPr>
  </w:style>
  <w:style w:type="character" w:customStyle="1" w:styleId="CommentSubjectChar">
    <w:name w:val="Comment Subject Char"/>
    <w:basedOn w:val="CommentTextChar"/>
    <w:link w:val="CommentSubject"/>
    <w:uiPriority w:val="99"/>
    <w:semiHidden/>
    <w:rsid w:val="00647E0A"/>
    <w:rPr>
      <w:rFonts w:eastAsia="Times New Roman"/>
      <w:b/>
      <w:bCs/>
    </w:rPr>
  </w:style>
  <w:style w:type="character" w:customStyle="1" w:styleId="normaltextrun">
    <w:name w:val="normaltextrun"/>
    <w:basedOn w:val="DefaultParagraphFont"/>
    <w:rsid w:val="000A1DD6"/>
  </w:style>
  <w:style w:type="character" w:customStyle="1" w:styleId="eop">
    <w:name w:val="eop"/>
    <w:basedOn w:val="DefaultParagraphFont"/>
    <w:rsid w:val="000A1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357">
      <w:bodyDiv w:val="1"/>
      <w:marLeft w:val="0"/>
      <w:marRight w:val="0"/>
      <w:marTop w:val="0"/>
      <w:marBottom w:val="0"/>
      <w:divBdr>
        <w:top w:val="none" w:sz="0" w:space="0" w:color="auto"/>
        <w:left w:val="none" w:sz="0" w:space="0" w:color="auto"/>
        <w:bottom w:val="none" w:sz="0" w:space="0" w:color="auto"/>
        <w:right w:val="none" w:sz="0" w:space="0" w:color="auto"/>
      </w:divBdr>
      <w:divsChild>
        <w:div w:id="1678575764">
          <w:marLeft w:val="0"/>
          <w:marRight w:val="0"/>
          <w:marTop w:val="0"/>
          <w:marBottom w:val="0"/>
          <w:divBdr>
            <w:top w:val="none" w:sz="0" w:space="0" w:color="auto"/>
            <w:left w:val="none" w:sz="0" w:space="0" w:color="auto"/>
            <w:bottom w:val="none" w:sz="0" w:space="0" w:color="auto"/>
            <w:right w:val="none" w:sz="0" w:space="0" w:color="auto"/>
          </w:divBdr>
        </w:div>
        <w:div w:id="1362512824">
          <w:marLeft w:val="0"/>
          <w:marRight w:val="0"/>
          <w:marTop w:val="0"/>
          <w:marBottom w:val="0"/>
          <w:divBdr>
            <w:top w:val="none" w:sz="0" w:space="0" w:color="auto"/>
            <w:left w:val="none" w:sz="0" w:space="0" w:color="auto"/>
            <w:bottom w:val="none" w:sz="0" w:space="0" w:color="auto"/>
            <w:right w:val="none" w:sz="0" w:space="0" w:color="auto"/>
          </w:divBdr>
        </w:div>
        <w:div w:id="595286899">
          <w:marLeft w:val="0"/>
          <w:marRight w:val="0"/>
          <w:marTop w:val="0"/>
          <w:marBottom w:val="0"/>
          <w:divBdr>
            <w:top w:val="none" w:sz="0" w:space="0" w:color="auto"/>
            <w:left w:val="none" w:sz="0" w:space="0" w:color="auto"/>
            <w:bottom w:val="none" w:sz="0" w:space="0" w:color="auto"/>
            <w:right w:val="none" w:sz="0" w:space="0" w:color="auto"/>
          </w:divBdr>
        </w:div>
        <w:div w:id="377126143">
          <w:marLeft w:val="0"/>
          <w:marRight w:val="0"/>
          <w:marTop w:val="0"/>
          <w:marBottom w:val="0"/>
          <w:divBdr>
            <w:top w:val="none" w:sz="0" w:space="0" w:color="auto"/>
            <w:left w:val="none" w:sz="0" w:space="0" w:color="auto"/>
            <w:bottom w:val="none" w:sz="0" w:space="0" w:color="auto"/>
            <w:right w:val="none" w:sz="0" w:space="0" w:color="auto"/>
          </w:divBdr>
        </w:div>
        <w:div w:id="1628510393">
          <w:marLeft w:val="0"/>
          <w:marRight w:val="0"/>
          <w:marTop w:val="0"/>
          <w:marBottom w:val="0"/>
          <w:divBdr>
            <w:top w:val="none" w:sz="0" w:space="0" w:color="auto"/>
            <w:left w:val="none" w:sz="0" w:space="0" w:color="auto"/>
            <w:bottom w:val="none" w:sz="0" w:space="0" w:color="auto"/>
            <w:right w:val="none" w:sz="0" w:space="0" w:color="auto"/>
          </w:divBdr>
        </w:div>
      </w:divsChild>
    </w:div>
    <w:div w:id="14119190">
      <w:bodyDiv w:val="1"/>
      <w:marLeft w:val="0"/>
      <w:marRight w:val="0"/>
      <w:marTop w:val="0"/>
      <w:marBottom w:val="0"/>
      <w:divBdr>
        <w:top w:val="none" w:sz="0" w:space="0" w:color="auto"/>
        <w:left w:val="none" w:sz="0" w:space="0" w:color="auto"/>
        <w:bottom w:val="none" w:sz="0" w:space="0" w:color="auto"/>
        <w:right w:val="none" w:sz="0" w:space="0" w:color="auto"/>
      </w:divBdr>
    </w:div>
    <w:div w:id="34890627">
      <w:bodyDiv w:val="1"/>
      <w:marLeft w:val="0"/>
      <w:marRight w:val="0"/>
      <w:marTop w:val="0"/>
      <w:marBottom w:val="0"/>
      <w:divBdr>
        <w:top w:val="none" w:sz="0" w:space="0" w:color="auto"/>
        <w:left w:val="none" w:sz="0" w:space="0" w:color="auto"/>
        <w:bottom w:val="none" w:sz="0" w:space="0" w:color="auto"/>
        <w:right w:val="none" w:sz="0" w:space="0" w:color="auto"/>
      </w:divBdr>
      <w:divsChild>
        <w:div w:id="1011492153">
          <w:marLeft w:val="0"/>
          <w:marRight w:val="0"/>
          <w:marTop w:val="0"/>
          <w:marBottom w:val="0"/>
          <w:divBdr>
            <w:top w:val="none" w:sz="0" w:space="0" w:color="auto"/>
            <w:left w:val="none" w:sz="0" w:space="0" w:color="auto"/>
            <w:bottom w:val="none" w:sz="0" w:space="0" w:color="auto"/>
            <w:right w:val="none" w:sz="0" w:space="0" w:color="auto"/>
          </w:divBdr>
        </w:div>
        <w:div w:id="514078967">
          <w:marLeft w:val="0"/>
          <w:marRight w:val="0"/>
          <w:marTop w:val="0"/>
          <w:marBottom w:val="0"/>
          <w:divBdr>
            <w:top w:val="none" w:sz="0" w:space="0" w:color="auto"/>
            <w:left w:val="none" w:sz="0" w:space="0" w:color="auto"/>
            <w:bottom w:val="none" w:sz="0" w:space="0" w:color="auto"/>
            <w:right w:val="none" w:sz="0" w:space="0" w:color="auto"/>
          </w:divBdr>
        </w:div>
      </w:divsChild>
    </w:div>
    <w:div w:id="37437955">
      <w:bodyDiv w:val="1"/>
      <w:marLeft w:val="0"/>
      <w:marRight w:val="0"/>
      <w:marTop w:val="0"/>
      <w:marBottom w:val="0"/>
      <w:divBdr>
        <w:top w:val="none" w:sz="0" w:space="0" w:color="auto"/>
        <w:left w:val="none" w:sz="0" w:space="0" w:color="auto"/>
        <w:bottom w:val="none" w:sz="0" w:space="0" w:color="auto"/>
        <w:right w:val="none" w:sz="0" w:space="0" w:color="auto"/>
      </w:divBdr>
      <w:divsChild>
        <w:div w:id="240141554">
          <w:marLeft w:val="0"/>
          <w:marRight w:val="0"/>
          <w:marTop w:val="0"/>
          <w:marBottom w:val="0"/>
          <w:divBdr>
            <w:top w:val="none" w:sz="0" w:space="0" w:color="auto"/>
            <w:left w:val="none" w:sz="0" w:space="0" w:color="auto"/>
            <w:bottom w:val="none" w:sz="0" w:space="0" w:color="auto"/>
            <w:right w:val="none" w:sz="0" w:space="0" w:color="auto"/>
          </w:divBdr>
        </w:div>
        <w:div w:id="1896774156">
          <w:marLeft w:val="0"/>
          <w:marRight w:val="0"/>
          <w:marTop w:val="0"/>
          <w:marBottom w:val="0"/>
          <w:divBdr>
            <w:top w:val="none" w:sz="0" w:space="0" w:color="auto"/>
            <w:left w:val="none" w:sz="0" w:space="0" w:color="auto"/>
            <w:bottom w:val="none" w:sz="0" w:space="0" w:color="auto"/>
            <w:right w:val="none" w:sz="0" w:space="0" w:color="auto"/>
          </w:divBdr>
          <w:divsChild>
            <w:div w:id="1364288422">
              <w:marLeft w:val="-75"/>
              <w:marRight w:val="0"/>
              <w:marTop w:val="30"/>
              <w:marBottom w:val="30"/>
              <w:divBdr>
                <w:top w:val="none" w:sz="0" w:space="0" w:color="auto"/>
                <w:left w:val="none" w:sz="0" w:space="0" w:color="auto"/>
                <w:bottom w:val="none" w:sz="0" w:space="0" w:color="auto"/>
                <w:right w:val="none" w:sz="0" w:space="0" w:color="auto"/>
              </w:divBdr>
              <w:divsChild>
                <w:div w:id="7801984">
                  <w:marLeft w:val="0"/>
                  <w:marRight w:val="0"/>
                  <w:marTop w:val="0"/>
                  <w:marBottom w:val="0"/>
                  <w:divBdr>
                    <w:top w:val="none" w:sz="0" w:space="0" w:color="auto"/>
                    <w:left w:val="none" w:sz="0" w:space="0" w:color="auto"/>
                    <w:bottom w:val="none" w:sz="0" w:space="0" w:color="auto"/>
                    <w:right w:val="none" w:sz="0" w:space="0" w:color="auto"/>
                  </w:divBdr>
                  <w:divsChild>
                    <w:div w:id="211239273">
                      <w:marLeft w:val="0"/>
                      <w:marRight w:val="0"/>
                      <w:marTop w:val="0"/>
                      <w:marBottom w:val="0"/>
                      <w:divBdr>
                        <w:top w:val="none" w:sz="0" w:space="0" w:color="auto"/>
                        <w:left w:val="none" w:sz="0" w:space="0" w:color="auto"/>
                        <w:bottom w:val="none" w:sz="0" w:space="0" w:color="auto"/>
                        <w:right w:val="none" w:sz="0" w:space="0" w:color="auto"/>
                      </w:divBdr>
                    </w:div>
                  </w:divsChild>
                </w:div>
                <w:div w:id="1861385656">
                  <w:marLeft w:val="0"/>
                  <w:marRight w:val="0"/>
                  <w:marTop w:val="0"/>
                  <w:marBottom w:val="0"/>
                  <w:divBdr>
                    <w:top w:val="none" w:sz="0" w:space="0" w:color="auto"/>
                    <w:left w:val="none" w:sz="0" w:space="0" w:color="auto"/>
                    <w:bottom w:val="none" w:sz="0" w:space="0" w:color="auto"/>
                    <w:right w:val="none" w:sz="0" w:space="0" w:color="auto"/>
                  </w:divBdr>
                  <w:divsChild>
                    <w:div w:id="303051305">
                      <w:marLeft w:val="0"/>
                      <w:marRight w:val="0"/>
                      <w:marTop w:val="0"/>
                      <w:marBottom w:val="0"/>
                      <w:divBdr>
                        <w:top w:val="none" w:sz="0" w:space="0" w:color="auto"/>
                        <w:left w:val="none" w:sz="0" w:space="0" w:color="auto"/>
                        <w:bottom w:val="none" w:sz="0" w:space="0" w:color="auto"/>
                        <w:right w:val="none" w:sz="0" w:space="0" w:color="auto"/>
                      </w:divBdr>
                    </w:div>
                  </w:divsChild>
                </w:div>
                <w:div w:id="610863501">
                  <w:marLeft w:val="0"/>
                  <w:marRight w:val="0"/>
                  <w:marTop w:val="0"/>
                  <w:marBottom w:val="0"/>
                  <w:divBdr>
                    <w:top w:val="none" w:sz="0" w:space="0" w:color="auto"/>
                    <w:left w:val="none" w:sz="0" w:space="0" w:color="auto"/>
                    <w:bottom w:val="none" w:sz="0" w:space="0" w:color="auto"/>
                    <w:right w:val="none" w:sz="0" w:space="0" w:color="auto"/>
                  </w:divBdr>
                  <w:divsChild>
                    <w:div w:id="749501119">
                      <w:marLeft w:val="0"/>
                      <w:marRight w:val="0"/>
                      <w:marTop w:val="0"/>
                      <w:marBottom w:val="0"/>
                      <w:divBdr>
                        <w:top w:val="none" w:sz="0" w:space="0" w:color="auto"/>
                        <w:left w:val="none" w:sz="0" w:space="0" w:color="auto"/>
                        <w:bottom w:val="none" w:sz="0" w:space="0" w:color="auto"/>
                        <w:right w:val="none" w:sz="0" w:space="0" w:color="auto"/>
                      </w:divBdr>
                    </w:div>
                  </w:divsChild>
                </w:div>
                <w:div w:id="1984649736">
                  <w:marLeft w:val="0"/>
                  <w:marRight w:val="0"/>
                  <w:marTop w:val="0"/>
                  <w:marBottom w:val="0"/>
                  <w:divBdr>
                    <w:top w:val="none" w:sz="0" w:space="0" w:color="auto"/>
                    <w:left w:val="none" w:sz="0" w:space="0" w:color="auto"/>
                    <w:bottom w:val="none" w:sz="0" w:space="0" w:color="auto"/>
                    <w:right w:val="none" w:sz="0" w:space="0" w:color="auto"/>
                  </w:divBdr>
                  <w:divsChild>
                    <w:div w:id="1968584330">
                      <w:marLeft w:val="0"/>
                      <w:marRight w:val="0"/>
                      <w:marTop w:val="0"/>
                      <w:marBottom w:val="0"/>
                      <w:divBdr>
                        <w:top w:val="none" w:sz="0" w:space="0" w:color="auto"/>
                        <w:left w:val="none" w:sz="0" w:space="0" w:color="auto"/>
                        <w:bottom w:val="none" w:sz="0" w:space="0" w:color="auto"/>
                        <w:right w:val="none" w:sz="0" w:space="0" w:color="auto"/>
                      </w:divBdr>
                    </w:div>
                  </w:divsChild>
                </w:div>
                <w:div w:id="501433427">
                  <w:marLeft w:val="0"/>
                  <w:marRight w:val="0"/>
                  <w:marTop w:val="0"/>
                  <w:marBottom w:val="0"/>
                  <w:divBdr>
                    <w:top w:val="none" w:sz="0" w:space="0" w:color="auto"/>
                    <w:left w:val="none" w:sz="0" w:space="0" w:color="auto"/>
                    <w:bottom w:val="none" w:sz="0" w:space="0" w:color="auto"/>
                    <w:right w:val="none" w:sz="0" w:space="0" w:color="auto"/>
                  </w:divBdr>
                  <w:divsChild>
                    <w:div w:id="67003620">
                      <w:marLeft w:val="0"/>
                      <w:marRight w:val="0"/>
                      <w:marTop w:val="0"/>
                      <w:marBottom w:val="0"/>
                      <w:divBdr>
                        <w:top w:val="none" w:sz="0" w:space="0" w:color="auto"/>
                        <w:left w:val="none" w:sz="0" w:space="0" w:color="auto"/>
                        <w:bottom w:val="none" w:sz="0" w:space="0" w:color="auto"/>
                        <w:right w:val="none" w:sz="0" w:space="0" w:color="auto"/>
                      </w:divBdr>
                    </w:div>
                  </w:divsChild>
                </w:div>
                <w:div w:id="365372598">
                  <w:marLeft w:val="0"/>
                  <w:marRight w:val="0"/>
                  <w:marTop w:val="0"/>
                  <w:marBottom w:val="0"/>
                  <w:divBdr>
                    <w:top w:val="none" w:sz="0" w:space="0" w:color="auto"/>
                    <w:left w:val="none" w:sz="0" w:space="0" w:color="auto"/>
                    <w:bottom w:val="none" w:sz="0" w:space="0" w:color="auto"/>
                    <w:right w:val="none" w:sz="0" w:space="0" w:color="auto"/>
                  </w:divBdr>
                  <w:divsChild>
                    <w:div w:id="1215121190">
                      <w:marLeft w:val="0"/>
                      <w:marRight w:val="0"/>
                      <w:marTop w:val="0"/>
                      <w:marBottom w:val="0"/>
                      <w:divBdr>
                        <w:top w:val="none" w:sz="0" w:space="0" w:color="auto"/>
                        <w:left w:val="none" w:sz="0" w:space="0" w:color="auto"/>
                        <w:bottom w:val="none" w:sz="0" w:space="0" w:color="auto"/>
                        <w:right w:val="none" w:sz="0" w:space="0" w:color="auto"/>
                      </w:divBdr>
                    </w:div>
                  </w:divsChild>
                </w:div>
                <w:div w:id="348337447">
                  <w:marLeft w:val="0"/>
                  <w:marRight w:val="0"/>
                  <w:marTop w:val="0"/>
                  <w:marBottom w:val="0"/>
                  <w:divBdr>
                    <w:top w:val="none" w:sz="0" w:space="0" w:color="auto"/>
                    <w:left w:val="none" w:sz="0" w:space="0" w:color="auto"/>
                    <w:bottom w:val="none" w:sz="0" w:space="0" w:color="auto"/>
                    <w:right w:val="none" w:sz="0" w:space="0" w:color="auto"/>
                  </w:divBdr>
                  <w:divsChild>
                    <w:div w:id="2021079495">
                      <w:marLeft w:val="0"/>
                      <w:marRight w:val="0"/>
                      <w:marTop w:val="0"/>
                      <w:marBottom w:val="0"/>
                      <w:divBdr>
                        <w:top w:val="none" w:sz="0" w:space="0" w:color="auto"/>
                        <w:left w:val="none" w:sz="0" w:space="0" w:color="auto"/>
                        <w:bottom w:val="none" w:sz="0" w:space="0" w:color="auto"/>
                        <w:right w:val="none" w:sz="0" w:space="0" w:color="auto"/>
                      </w:divBdr>
                    </w:div>
                  </w:divsChild>
                </w:div>
                <w:div w:id="58749523">
                  <w:marLeft w:val="0"/>
                  <w:marRight w:val="0"/>
                  <w:marTop w:val="0"/>
                  <w:marBottom w:val="0"/>
                  <w:divBdr>
                    <w:top w:val="none" w:sz="0" w:space="0" w:color="auto"/>
                    <w:left w:val="none" w:sz="0" w:space="0" w:color="auto"/>
                    <w:bottom w:val="none" w:sz="0" w:space="0" w:color="auto"/>
                    <w:right w:val="none" w:sz="0" w:space="0" w:color="auto"/>
                  </w:divBdr>
                  <w:divsChild>
                    <w:div w:id="928854667">
                      <w:marLeft w:val="0"/>
                      <w:marRight w:val="0"/>
                      <w:marTop w:val="0"/>
                      <w:marBottom w:val="0"/>
                      <w:divBdr>
                        <w:top w:val="none" w:sz="0" w:space="0" w:color="auto"/>
                        <w:left w:val="none" w:sz="0" w:space="0" w:color="auto"/>
                        <w:bottom w:val="none" w:sz="0" w:space="0" w:color="auto"/>
                        <w:right w:val="none" w:sz="0" w:space="0" w:color="auto"/>
                      </w:divBdr>
                    </w:div>
                  </w:divsChild>
                </w:div>
                <w:div w:id="760100786">
                  <w:marLeft w:val="0"/>
                  <w:marRight w:val="0"/>
                  <w:marTop w:val="0"/>
                  <w:marBottom w:val="0"/>
                  <w:divBdr>
                    <w:top w:val="none" w:sz="0" w:space="0" w:color="auto"/>
                    <w:left w:val="none" w:sz="0" w:space="0" w:color="auto"/>
                    <w:bottom w:val="none" w:sz="0" w:space="0" w:color="auto"/>
                    <w:right w:val="none" w:sz="0" w:space="0" w:color="auto"/>
                  </w:divBdr>
                  <w:divsChild>
                    <w:div w:id="31732167">
                      <w:marLeft w:val="0"/>
                      <w:marRight w:val="0"/>
                      <w:marTop w:val="0"/>
                      <w:marBottom w:val="0"/>
                      <w:divBdr>
                        <w:top w:val="none" w:sz="0" w:space="0" w:color="auto"/>
                        <w:left w:val="none" w:sz="0" w:space="0" w:color="auto"/>
                        <w:bottom w:val="none" w:sz="0" w:space="0" w:color="auto"/>
                        <w:right w:val="none" w:sz="0" w:space="0" w:color="auto"/>
                      </w:divBdr>
                    </w:div>
                  </w:divsChild>
                </w:div>
                <w:div w:id="1256598755">
                  <w:marLeft w:val="0"/>
                  <w:marRight w:val="0"/>
                  <w:marTop w:val="0"/>
                  <w:marBottom w:val="0"/>
                  <w:divBdr>
                    <w:top w:val="none" w:sz="0" w:space="0" w:color="auto"/>
                    <w:left w:val="none" w:sz="0" w:space="0" w:color="auto"/>
                    <w:bottom w:val="none" w:sz="0" w:space="0" w:color="auto"/>
                    <w:right w:val="none" w:sz="0" w:space="0" w:color="auto"/>
                  </w:divBdr>
                  <w:divsChild>
                    <w:div w:id="1171607826">
                      <w:marLeft w:val="0"/>
                      <w:marRight w:val="0"/>
                      <w:marTop w:val="0"/>
                      <w:marBottom w:val="0"/>
                      <w:divBdr>
                        <w:top w:val="none" w:sz="0" w:space="0" w:color="auto"/>
                        <w:left w:val="none" w:sz="0" w:space="0" w:color="auto"/>
                        <w:bottom w:val="none" w:sz="0" w:space="0" w:color="auto"/>
                        <w:right w:val="none" w:sz="0" w:space="0" w:color="auto"/>
                      </w:divBdr>
                    </w:div>
                  </w:divsChild>
                </w:div>
                <w:div w:id="780342514">
                  <w:marLeft w:val="0"/>
                  <w:marRight w:val="0"/>
                  <w:marTop w:val="0"/>
                  <w:marBottom w:val="0"/>
                  <w:divBdr>
                    <w:top w:val="none" w:sz="0" w:space="0" w:color="auto"/>
                    <w:left w:val="none" w:sz="0" w:space="0" w:color="auto"/>
                    <w:bottom w:val="none" w:sz="0" w:space="0" w:color="auto"/>
                    <w:right w:val="none" w:sz="0" w:space="0" w:color="auto"/>
                  </w:divBdr>
                  <w:divsChild>
                    <w:div w:id="172260372">
                      <w:marLeft w:val="0"/>
                      <w:marRight w:val="0"/>
                      <w:marTop w:val="0"/>
                      <w:marBottom w:val="0"/>
                      <w:divBdr>
                        <w:top w:val="none" w:sz="0" w:space="0" w:color="auto"/>
                        <w:left w:val="none" w:sz="0" w:space="0" w:color="auto"/>
                        <w:bottom w:val="none" w:sz="0" w:space="0" w:color="auto"/>
                        <w:right w:val="none" w:sz="0" w:space="0" w:color="auto"/>
                      </w:divBdr>
                    </w:div>
                  </w:divsChild>
                </w:div>
                <w:div w:id="1181815986">
                  <w:marLeft w:val="0"/>
                  <w:marRight w:val="0"/>
                  <w:marTop w:val="0"/>
                  <w:marBottom w:val="0"/>
                  <w:divBdr>
                    <w:top w:val="none" w:sz="0" w:space="0" w:color="auto"/>
                    <w:left w:val="none" w:sz="0" w:space="0" w:color="auto"/>
                    <w:bottom w:val="none" w:sz="0" w:space="0" w:color="auto"/>
                    <w:right w:val="none" w:sz="0" w:space="0" w:color="auto"/>
                  </w:divBdr>
                  <w:divsChild>
                    <w:div w:id="542595423">
                      <w:marLeft w:val="0"/>
                      <w:marRight w:val="0"/>
                      <w:marTop w:val="0"/>
                      <w:marBottom w:val="0"/>
                      <w:divBdr>
                        <w:top w:val="none" w:sz="0" w:space="0" w:color="auto"/>
                        <w:left w:val="none" w:sz="0" w:space="0" w:color="auto"/>
                        <w:bottom w:val="none" w:sz="0" w:space="0" w:color="auto"/>
                        <w:right w:val="none" w:sz="0" w:space="0" w:color="auto"/>
                      </w:divBdr>
                    </w:div>
                  </w:divsChild>
                </w:div>
                <w:div w:id="1411005018">
                  <w:marLeft w:val="0"/>
                  <w:marRight w:val="0"/>
                  <w:marTop w:val="0"/>
                  <w:marBottom w:val="0"/>
                  <w:divBdr>
                    <w:top w:val="none" w:sz="0" w:space="0" w:color="auto"/>
                    <w:left w:val="none" w:sz="0" w:space="0" w:color="auto"/>
                    <w:bottom w:val="none" w:sz="0" w:space="0" w:color="auto"/>
                    <w:right w:val="none" w:sz="0" w:space="0" w:color="auto"/>
                  </w:divBdr>
                  <w:divsChild>
                    <w:div w:id="2010938569">
                      <w:marLeft w:val="0"/>
                      <w:marRight w:val="0"/>
                      <w:marTop w:val="0"/>
                      <w:marBottom w:val="0"/>
                      <w:divBdr>
                        <w:top w:val="none" w:sz="0" w:space="0" w:color="auto"/>
                        <w:left w:val="none" w:sz="0" w:space="0" w:color="auto"/>
                        <w:bottom w:val="none" w:sz="0" w:space="0" w:color="auto"/>
                        <w:right w:val="none" w:sz="0" w:space="0" w:color="auto"/>
                      </w:divBdr>
                    </w:div>
                  </w:divsChild>
                </w:div>
                <w:div w:id="1156264382">
                  <w:marLeft w:val="0"/>
                  <w:marRight w:val="0"/>
                  <w:marTop w:val="0"/>
                  <w:marBottom w:val="0"/>
                  <w:divBdr>
                    <w:top w:val="none" w:sz="0" w:space="0" w:color="auto"/>
                    <w:left w:val="none" w:sz="0" w:space="0" w:color="auto"/>
                    <w:bottom w:val="none" w:sz="0" w:space="0" w:color="auto"/>
                    <w:right w:val="none" w:sz="0" w:space="0" w:color="auto"/>
                  </w:divBdr>
                  <w:divsChild>
                    <w:div w:id="484782319">
                      <w:marLeft w:val="0"/>
                      <w:marRight w:val="0"/>
                      <w:marTop w:val="0"/>
                      <w:marBottom w:val="0"/>
                      <w:divBdr>
                        <w:top w:val="none" w:sz="0" w:space="0" w:color="auto"/>
                        <w:left w:val="none" w:sz="0" w:space="0" w:color="auto"/>
                        <w:bottom w:val="none" w:sz="0" w:space="0" w:color="auto"/>
                        <w:right w:val="none" w:sz="0" w:space="0" w:color="auto"/>
                      </w:divBdr>
                    </w:div>
                  </w:divsChild>
                </w:div>
                <w:div w:id="1889565157">
                  <w:marLeft w:val="0"/>
                  <w:marRight w:val="0"/>
                  <w:marTop w:val="0"/>
                  <w:marBottom w:val="0"/>
                  <w:divBdr>
                    <w:top w:val="none" w:sz="0" w:space="0" w:color="auto"/>
                    <w:left w:val="none" w:sz="0" w:space="0" w:color="auto"/>
                    <w:bottom w:val="none" w:sz="0" w:space="0" w:color="auto"/>
                    <w:right w:val="none" w:sz="0" w:space="0" w:color="auto"/>
                  </w:divBdr>
                  <w:divsChild>
                    <w:div w:id="1283196334">
                      <w:marLeft w:val="0"/>
                      <w:marRight w:val="0"/>
                      <w:marTop w:val="0"/>
                      <w:marBottom w:val="0"/>
                      <w:divBdr>
                        <w:top w:val="none" w:sz="0" w:space="0" w:color="auto"/>
                        <w:left w:val="none" w:sz="0" w:space="0" w:color="auto"/>
                        <w:bottom w:val="none" w:sz="0" w:space="0" w:color="auto"/>
                        <w:right w:val="none" w:sz="0" w:space="0" w:color="auto"/>
                      </w:divBdr>
                    </w:div>
                  </w:divsChild>
                </w:div>
                <w:div w:id="1180388027">
                  <w:marLeft w:val="0"/>
                  <w:marRight w:val="0"/>
                  <w:marTop w:val="0"/>
                  <w:marBottom w:val="0"/>
                  <w:divBdr>
                    <w:top w:val="none" w:sz="0" w:space="0" w:color="auto"/>
                    <w:left w:val="none" w:sz="0" w:space="0" w:color="auto"/>
                    <w:bottom w:val="none" w:sz="0" w:space="0" w:color="auto"/>
                    <w:right w:val="none" w:sz="0" w:space="0" w:color="auto"/>
                  </w:divBdr>
                  <w:divsChild>
                    <w:div w:id="1741094937">
                      <w:marLeft w:val="0"/>
                      <w:marRight w:val="0"/>
                      <w:marTop w:val="0"/>
                      <w:marBottom w:val="0"/>
                      <w:divBdr>
                        <w:top w:val="none" w:sz="0" w:space="0" w:color="auto"/>
                        <w:left w:val="none" w:sz="0" w:space="0" w:color="auto"/>
                        <w:bottom w:val="none" w:sz="0" w:space="0" w:color="auto"/>
                        <w:right w:val="none" w:sz="0" w:space="0" w:color="auto"/>
                      </w:divBdr>
                    </w:div>
                  </w:divsChild>
                </w:div>
                <w:div w:id="219706481">
                  <w:marLeft w:val="0"/>
                  <w:marRight w:val="0"/>
                  <w:marTop w:val="0"/>
                  <w:marBottom w:val="0"/>
                  <w:divBdr>
                    <w:top w:val="none" w:sz="0" w:space="0" w:color="auto"/>
                    <w:left w:val="none" w:sz="0" w:space="0" w:color="auto"/>
                    <w:bottom w:val="none" w:sz="0" w:space="0" w:color="auto"/>
                    <w:right w:val="none" w:sz="0" w:space="0" w:color="auto"/>
                  </w:divBdr>
                  <w:divsChild>
                    <w:div w:id="258874957">
                      <w:marLeft w:val="0"/>
                      <w:marRight w:val="0"/>
                      <w:marTop w:val="0"/>
                      <w:marBottom w:val="0"/>
                      <w:divBdr>
                        <w:top w:val="none" w:sz="0" w:space="0" w:color="auto"/>
                        <w:left w:val="none" w:sz="0" w:space="0" w:color="auto"/>
                        <w:bottom w:val="none" w:sz="0" w:space="0" w:color="auto"/>
                        <w:right w:val="none" w:sz="0" w:space="0" w:color="auto"/>
                      </w:divBdr>
                    </w:div>
                  </w:divsChild>
                </w:div>
                <w:div w:id="1680892910">
                  <w:marLeft w:val="0"/>
                  <w:marRight w:val="0"/>
                  <w:marTop w:val="0"/>
                  <w:marBottom w:val="0"/>
                  <w:divBdr>
                    <w:top w:val="none" w:sz="0" w:space="0" w:color="auto"/>
                    <w:left w:val="none" w:sz="0" w:space="0" w:color="auto"/>
                    <w:bottom w:val="none" w:sz="0" w:space="0" w:color="auto"/>
                    <w:right w:val="none" w:sz="0" w:space="0" w:color="auto"/>
                  </w:divBdr>
                  <w:divsChild>
                    <w:div w:id="11693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808778">
          <w:marLeft w:val="0"/>
          <w:marRight w:val="0"/>
          <w:marTop w:val="0"/>
          <w:marBottom w:val="0"/>
          <w:divBdr>
            <w:top w:val="none" w:sz="0" w:space="0" w:color="auto"/>
            <w:left w:val="none" w:sz="0" w:space="0" w:color="auto"/>
            <w:bottom w:val="none" w:sz="0" w:space="0" w:color="auto"/>
            <w:right w:val="none" w:sz="0" w:space="0" w:color="auto"/>
          </w:divBdr>
        </w:div>
      </w:divsChild>
    </w:div>
    <w:div w:id="56637847">
      <w:bodyDiv w:val="1"/>
      <w:marLeft w:val="0"/>
      <w:marRight w:val="0"/>
      <w:marTop w:val="0"/>
      <w:marBottom w:val="0"/>
      <w:divBdr>
        <w:top w:val="none" w:sz="0" w:space="0" w:color="auto"/>
        <w:left w:val="none" w:sz="0" w:space="0" w:color="auto"/>
        <w:bottom w:val="none" w:sz="0" w:space="0" w:color="auto"/>
        <w:right w:val="none" w:sz="0" w:space="0" w:color="auto"/>
      </w:divBdr>
    </w:div>
    <w:div w:id="71783280">
      <w:bodyDiv w:val="1"/>
      <w:marLeft w:val="0"/>
      <w:marRight w:val="0"/>
      <w:marTop w:val="0"/>
      <w:marBottom w:val="0"/>
      <w:divBdr>
        <w:top w:val="none" w:sz="0" w:space="0" w:color="auto"/>
        <w:left w:val="none" w:sz="0" w:space="0" w:color="auto"/>
        <w:bottom w:val="none" w:sz="0" w:space="0" w:color="auto"/>
        <w:right w:val="none" w:sz="0" w:space="0" w:color="auto"/>
      </w:divBdr>
    </w:div>
    <w:div w:id="94447372">
      <w:bodyDiv w:val="1"/>
      <w:marLeft w:val="0"/>
      <w:marRight w:val="0"/>
      <w:marTop w:val="0"/>
      <w:marBottom w:val="0"/>
      <w:divBdr>
        <w:top w:val="none" w:sz="0" w:space="0" w:color="auto"/>
        <w:left w:val="none" w:sz="0" w:space="0" w:color="auto"/>
        <w:bottom w:val="none" w:sz="0" w:space="0" w:color="auto"/>
        <w:right w:val="none" w:sz="0" w:space="0" w:color="auto"/>
      </w:divBdr>
      <w:divsChild>
        <w:div w:id="2029673381">
          <w:marLeft w:val="0"/>
          <w:marRight w:val="0"/>
          <w:marTop w:val="0"/>
          <w:marBottom w:val="0"/>
          <w:divBdr>
            <w:top w:val="none" w:sz="0" w:space="0" w:color="auto"/>
            <w:left w:val="none" w:sz="0" w:space="0" w:color="auto"/>
            <w:bottom w:val="none" w:sz="0" w:space="0" w:color="auto"/>
            <w:right w:val="none" w:sz="0" w:space="0" w:color="auto"/>
          </w:divBdr>
          <w:divsChild>
            <w:div w:id="1715420758">
              <w:marLeft w:val="0"/>
              <w:marRight w:val="0"/>
              <w:marTop w:val="0"/>
              <w:marBottom w:val="0"/>
              <w:divBdr>
                <w:top w:val="none" w:sz="0" w:space="0" w:color="auto"/>
                <w:left w:val="none" w:sz="0" w:space="0" w:color="auto"/>
                <w:bottom w:val="none" w:sz="0" w:space="0" w:color="auto"/>
                <w:right w:val="none" w:sz="0" w:space="0" w:color="auto"/>
              </w:divBdr>
            </w:div>
          </w:divsChild>
        </w:div>
        <w:div w:id="1236550495">
          <w:marLeft w:val="0"/>
          <w:marRight w:val="0"/>
          <w:marTop w:val="0"/>
          <w:marBottom w:val="0"/>
          <w:divBdr>
            <w:top w:val="none" w:sz="0" w:space="0" w:color="auto"/>
            <w:left w:val="none" w:sz="0" w:space="0" w:color="auto"/>
            <w:bottom w:val="none" w:sz="0" w:space="0" w:color="auto"/>
            <w:right w:val="none" w:sz="0" w:space="0" w:color="auto"/>
          </w:divBdr>
          <w:divsChild>
            <w:div w:id="1810707161">
              <w:marLeft w:val="0"/>
              <w:marRight w:val="0"/>
              <w:marTop w:val="0"/>
              <w:marBottom w:val="0"/>
              <w:divBdr>
                <w:top w:val="none" w:sz="0" w:space="0" w:color="auto"/>
                <w:left w:val="none" w:sz="0" w:space="0" w:color="auto"/>
                <w:bottom w:val="none" w:sz="0" w:space="0" w:color="auto"/>
                <w:right w:val="none" w:sz="0" w:space="0" w:color="auto"/>
              </w:divBdr>
            </w:div>
          </w:divsChild>
        </w:div>
        <w:div w:id="1093822816">
          <w:marLeft w:val="0"/>
          <w:marRight w:val="0"/>
          <w:marTop w:val="0"/>
          <w:marBottom w:val="0"/>
          <w:divBdr>
            <w:top w:val="none" w:sz="0" w:space="0" w:color="auto"/>
            <w:left w:val="none" w:sz="0" w:space="0" w:color="auto"/>
            <w:bottom w:val="none" w:sz="0" w:space="0" w:color="auto"/>
            <w:right w:val="none" w:sz="0" w:space="0" w:color="auto"/>
          </w:divBdr>
          <w:divsChild>
            <w:div w:id="859783351">
              <w:marLeft w:val="0"/>
              <w:marRight w:val="0"/>
              <w:marTop w:val="0"/>
              <w:marBottom w:val="0"/>
              <w:divBdr>
                <w:top w:val="none" w:sz="0" w:space="0" w:color="auto"/>
                <w:left w:val="none" w:sz="0" w:space="0" w:color="auto"/>
                <w:bottom w:val="none" w:sz="0" w:space="0" w:color="auto"/>
                <w:right w:val="none" w:sz="0" w:space="0" w:color="auto"/>
              </w:divBdr>
            </w:div>
          </w:divsChild>
        </w:div>
        <w:div w:id="902565845">
          <w:marLeft w:val="0"/>
          <w:marRight w:val="0"/>
          <w:marTop w:val="0"/>
          <w:marBottom w:val="0"/>
          <w:divBdr>
            <w:top w:val="none" w:sz="0" w:space="0" w:color="auto"/>
            <w:left w:val="none" w:sz="0" w:space="0" w:color="auto"/>
            <w:bottom w:val="none" w:sz="0" w:space="0" w:color="auto"/>
            <w:right w:val="none" w:sz="0" w:space="0" w:color="auto"/>
          </w:divBdr>
          <w:divsChild>
            <w:div w:id="827595402">
              <w:marLeft w:val="0"/>
              <w:marRight w:val="0"/>
              <w:marTop w:val="0"/>
              <w:marBottom w:val="0"/>
              <w:divBdr>
                <w:top w:val="none" w:sz="0" w:space="0" w:color="auto"/>
                <w:left w:val="none" w:sz="0" w:space="0" w:color="auto"/>
                <w:bottom w:val="none" w:sz="0" w:space="0" w:color="auto"/>
                <w:right w:val="none" w:sz="0" w:space="0" w:color="auto"/>
              </w:divBdr>
            </w:div>
          </w:divsChild>
        </w:div>
        <w:div w:id="803500808">
          <w:marLeft w:val="0"/>
          <w:marRight w:val="0"/>
          <w:marTop w:val="0"/>
          <w:marBottom w:val="0"/>
          <w:divBdr>
            <w:top w:val="none" w:sz="0" w:space="0" w:color="auto"/>
            <w:left w:val="none" w:sz="0" w:space="0" w:color="auto"/>
            <w:bottom w:val="none" w:sz="0" w:space="0" w:color="auto"/>
            <w:right w:val="none" w:sz="0" w:space="0" w:color="auto"/>
          </w:divBdr>
          <w:divsChild>
            <w:div w:id="1551651870">
              <w:marLeft w:val="0"/>
              <w:marRight w:val="0"/>
              <w:marTop w:val="0"/>
              <w:marBottom w:val="0"/>
              <w:divBdr>
                <w:top w:val="none" w:sz="0" w:space="0" w:color="auto"/>
                <w:left w:val="none" w:sz="0" w:space="0" w:color="auto"/>
                <w:bottom w:val="none" w:sz="0" w:space="0" w:color="auto"/>
                <w:right w:val="none" w:sz="0" w:space="0" w:color="auto"/>
              </w:divBdr>
            </w:div>
          </w:divsChild>
        </w:div>
        <w:div w:id="1527861704">
          <w:marLeft w:val="0"/>
          <w:marRight w:val="0"/>
          <w:marTop w:val="0"/>
          <w:marBottom w:val="0"/>
          <w:divBdr>
            <w:top w:val="none" w:sz="0" w:space="0" w:color="auto"/>
            <w:left w:val="none" w:sz="0" w:space="0" w:color="auto"/>
            <w:bottom w:val="none" w:sz="0" w:space="0" w:color="auto"/>
            <w:right w:val="none" w:sz="0" w:space="0" w:color="auto"/>
          </w:divBdr>
          <w:divsChild>
            <w:div w:id="63460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9380">
      <w:bodyDiv w:val="1"/>
      <w:marLeft w:val="0"/>
      <w:marRight w:val="0"/>
      <w:marTop w:val="0"/>
      <w:marBottom w:val="0"/>
      <w:divBdr>
        <w:top w:val="none" w:sz="0" w:space="0" w:color="auto"/>
        <w:left w:val="none" w:sz="0" w:space="0" w:color="auto"/>
        <w:bottom w:val="none" w:sz="0" w:space="0" w:color="auto"/>
        <w:right w:val="none" w:sz="0" w:space="0" w:color="auto"/>
      </w:divBdr>
    </w:div>
    <w:div w:id="193616828">
      <w:bodyDiv w:val="1"/>
      <w:marLeft w:val="0"/>
      <w:marRight w:val="0"/>
      <w:marTop w:val="0"/>
      <w:marBottom w:val="0"/>
      <w:divBdr>
        <w:top w:val="none" w:sz="0" w:space="0" w:color="auto"/>
        <w:left w:val="none" w:sz="0" w:space="0" w:color="auto"/>
        <w:bottom w:val="none" w:sz="0" w:space="0" w:color="auto"/>
        <w:right w:val="none" w:sz="0" w:space="0" w:color="auto"/>
      </w:divBdr>
      <w:divsChild>
        <w:div w:id="1422407268">
          <w:marLeft w:val="0"/>
          <w:marRight w:val="0"/>
          <w:marTop w:val="0"/>
          <w:marBottom w:val="0"/>
          <w:divBdr>
            <w:top w:val="none" w:sz="0" w:space="0" w:color="auto"/>
            <w:left w:val="none" w:sz="0" w:space="0" w:color="auto"/>
            <w:bottom w:val="none" w:sz="0" w:space="0" w:color="auto"/>
            <w:right w:val="none" w:sz="0" w:space="0" w:color="auto"/>
          </w:divBdr>
          <w:divsChild>
            <w:div w:id="1116095058">
              <w:marLeft w:val="0"/>
              <w:marRight w:val="0"/>
              <w:marTop w:val="0"/>
              <w:marBottom w:val="0"/>
              <w:divBdr>
                <w:top w:val="none" w:sz="0" w:space="0" w:color="auto"/>
                <w:left w:val="none" w:sz="0" w:space="0" w:color="auto"/>
                <w:bottom w:val="none" w:sz="0" w:space="0" w:color="auto"/>
                <w:right w:val="none" w:sz="0" w:space="0" w:color="auto"/>
              </w:divBdr>
            </w:div>
          </w:divsChild>
        </w:div>
        <w:div w:id="1134758599">
          <w:marLeft w:val="0"/>
          <w:marRight w:val="0"/>
          <w:marTop w:val="0"/>
          <w:marBottom w:val="0"/>
          <w:divBdr>
            <w:top w:val="none" w:sz="0" w:space="0" w:color="auto"/>
            <w:left w:val="none" w:sz="0" w:space="0" w:color="auto"/>
            <w:bottom w:val="none" w:sz="0" w:space="0" w:color="auto"/>
            <w:right w:val="none" w:sz="0" w:space="0" w:color="auto"/>
          </w:divBdr>
          <w:divsChild>
            <w:div w:id="683365300">
              <w:marLeft w:val="0"/>
              <w:marRight w:val="0"/>
              <w:marTop w:val="0"/>
              <w:marBottom w:val="0"/>
              <w:divBdr>
                <w:top w:val="none" w:sz="0" w:space="0" w:color="auto"/>
                <w:left w:val="none" w:sz="0" w:space="0" w:color="auto"/>
                <w:bottom w:val="none" w:sz="0" w:space="0" w:color="auto"/>
                <w:right w:val="none" w:sz="0" w:space="0" w:color="auto"/>
              </w:divBdr>
            </w:div>
          </w:divsChild>
        </w:div>
        <w:div w:id="494339135">
          <w:marLeft w:val="0"/>
          <w:marRight w:val="0"/>
          <w:marTop w:val="0"/>
          <w:marBottom w:val="0"/>
          <w:divBdr>
            <w:top w:val="none" w:sz="0" w:space="0" w:color="auto"/>
            <w:left w:val="none" w:sz="0" w:space="0" w:color="auto"/>
            <w:bottom w:val="none" w:sz="0" w:space="0" w:color="auto"/>
            <w:right w:val="none" w:sz="0" w:space="0" w:color="auto"/>
          </w:divBdr>
          <w:divsChild>
            <w:div w:id="2683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71544">
      <w:bodyDiv w:val="1"/>
      <w:marLeft w:val="0"/>
      <w:marRight w:val="0"/>
      <w:marTop w:val="0"/>
      <w:marBottom w:val="0"/>
      <w:divBdr>
        <w:top w:val="none" w:sz="0" w:space="0" w:color="auto"/>
        <w:left w:val="none" w:sz="0" w:space="0" w:color="auto"/>
        <w:bottom w:val="none" w:sz="0" w:space="0" w:color="auto"/>
        <w:right w:val="none" w:sz="0" w:space="0" w:color="auto"/>
      </w:divBdr>
      <w:divsChild>
        <w:div w:id="1945109384">
          <w:marLeft w:val="0"/>
          <w:marRight w:val="0"/>
          <w:marTop w:val="0"/>
          <w:marBottom w:val="0"/>
          <w:divBdr>
            <w:top w:val="none" w:sz="0" w:space="0" w:color="auto"/>
            <w:left w:val="none" w:sz="0" w:space="0" w:color="auto"/>
            <w:bottom w:val="none" w:sz="0" w:space="0" w:color="auto"/>
            <w:right w:val="none" w:sz="0" w:space="0" w:color="auto"/>
          </w:divBdr>
        </w:div>
      </w:divsChild>
    </w:div>
    <w:div w:id="222722937">
      <w:bodyDiv w:val="1"/>
      <w:marLeft w:val="0"/>
      <w:marRight w:val="0"/>
      <w:marTop w:val="0"/>
      <w:marBottom w:val="0"/>
      <w:divBdr>
        <w:top w:val="none" w:sz="0" w:space="0" w:color="auto"/>
        <w:left w:val="none" w:sz="0" w:space="0" w:color="auto"/>
        <w:bottom w:val="none" w:sz="0" w:space="0" w:color="auto"/>
        <w:right w:val="none" w:sz="0" w:space="0" w:color="auto"/>
      </w:divBdr>
    </w:div>
    <w:div w:id="258414719">
      <w:bodyDiv w:val="1"/>
      <w:marLeft w:val="0"/>
      <w:marRight w:val="0"/>
      <w:marTop w:val="0"/>
      <w:marBottom w:val="0"/>
      <w:divBdr>
        <w:top w:val="none" w:sz="0" w:space="0" w:color="auto"/>
        <w:left w:val="none" w:sz="0" w:space="0" w:color="auto"/>
        <w:bottom w:val="none" w:sz="0" w:space="0" w:color="auto"/>
        <w:right w:val="none" w:sz="0" w:space="0" w:color="auto"/>
      </w:divBdr>
    </w:div>
    <w:div w:id="326326094">
      <w:bodyDiv w:val="1"/>
      <w:marLeft w:val="0"/>
      <w:marRight w:val="0"/>
      <w:marTop w:val="0"/>
      <w:marBottom w:val="0"/>
      <w:divBdr>
        <w:top w:val="none" w:sz="0" w:space="0" w:color="auto"/>
        <w:left w:val="none" w:sz="0" w:space="0" w:color="auto"/>
        <w:bottom w:val="none" w:sz="0" w:space="0" w:color="auto"/>
        <w:right w:val="none" w:sz="0" w:space="0" w:color="auto"/>
      </w:divBdr>
    </w:div>
    <w:div w:id="327052621">
      <w:bodyDiv w:val="1"/>
      <w:marLeft w:val="0"/>
      <w:marRight w:val="0"/>
      <w:marTop w:val="0"/>
      <w:marBottom w:val="0"/>
      <w:divBdr>
        <w:top w:val="none" w:sz="0" w:space="0" w:color="auto"/>
        <w:left w:val="none" w:sz="0" w:space="0" w:color="auto"/>
        <w:bottom w:val="none" w:sz="0" w:space="0" w:color="auto"/>
        <w:right w:val="none" w:sz="0" w:space="0" w:color="auto"/>
      </w:divBdr>
    </w:div>
    <w:div w:id="352343567">
      <w:bodyDiv w:val="1"/>
      <w:marLeft w:val="0"/>
      <w:marRight w:val="0"/>
      <w:marTop w:val="0"/>
      <w:marBottom w:val="0"/>
      <w:divBdr>
        <w:top w:val="none" w:sz="0" w:space="0" w:color="auto"/>
        <w:left w:val="none" w:sz="0" w:space="0" w:color="auto"/>
        <w:bottom w:val="none" w:sz="0" w:space="0" w:color="auto"/>
        <w:right w:val="none" w:sz="0" w:space="0" w:color="auto"/>
      </w:divBdr>
    </w:div>
    <w:div w:id="370611176">
      <w:bodyDiv w:val="1"/>
      <w:marLeft w:val="0"/>
      <w:marRight w:val="0"/>
      <w:marTop w:val="0"/>
      <w:marBottom w:val="0"/>
      <w:divBdr>
        <w:top w:val="none" w:sz="0" w:space="0" w:color="auto"/>
        <w:left w:val="none" w:sz="0" w:space="0" w:color="auto"/>
        <w:bottom w:val="none" w:sz="0" w:space="0" w:color="auto"/>
        <w:right w:val="none" w:sz="0" w:space="0" w:color="auto"/>
      </w:divBdr>
    </w:div>
    <w:div w:id="371228051">
      <w:bodyDiv w:val="1"/>
      <w:marLeft w:val="0"/>
      <w:marRight w:val="0"/>
      <w:marTop w:val="0"/>
      <w:marBottom w:val="0"/>
      <w:divBdr>
        <w:top w:val="none" w:sz="0" w:space="0" w:color="auto"/>
        <w:left w:val="none" w:sz="0" w:space="0" w:color="auto"/>
        <w:bottom w:val="none" w:sz="0" w:space="0" w:color="auto"/>
        <w:right w:val="none" w:sz="0" w:space="0" w:color="auto"/>
      </w:divBdr>
      <w:divsChild>
        <w:div w:id="156463904">
          <w:marLeft w:val="0"/>
          <w:marRight w:val="0"/>
          <w:marTop w:val="0"/>
          <w:marBottom w:val="0"/>
          <w:divBdr>
            <w:top w:val="none" w:sz="0" w:space="0" w:color="auto"/>
            <w:left w:val="none" w:sz="0" w:space="0" w:color="auto"/>
            <w:bottom w:val="none" w:sz="0" w:space="0" w:color="auto"/>
            <w:right w:val="none" w:sz="0" w:space="0" w:color="auto"/>
          </w:divBdr>
          <w:divsChild>
            <w:div w:id="517276078">
              <w:marLeft w:val="0"/>
              <w:marRight w:val="0"/>
              <w:marTop w:val="0"/>
              <w:marBottom w:val="0"/>
              <w:divBdr>
                <w:top w:val="none" w:sz="0" w:space="0" w:color="auto"/>
                <w:left w:val="none" w:sz="0" w:space="0" w:color="auto"/>
                <w:bottom w:val="none" w:sz="0" w:space="0" w:color="auto"/>
                <w:right w:val="none" w:sz="0" w:space="0" w:color="auto"/>
              </w:divBdr>
            </w:div>
          </w:divsChild>
        </w:div>
        <w:div w:id="1773670117">
          <w:marLeft w:val="0"/>
          <w:marRight w:val="0"/>
          <w:marTop w:val="0"/>
          <w:marBottom w:val="0"/>
          <w:divBdr>
            <w:top w:val="none" w:sz="0" w:space="0" w:color="auto"/>
            <w:left w:val="none" w:sz="0" w:space="0" w:color="auto"/>
            <w:bottom w:val="none" w:sz="0" w:space="0" w:color="auto"/>
            <w:right w:val="none" w:sz="0" w:space="0" w:color="auto"/>
          </w:divBdr>
          <w:divsChild>
            <w:div w:id="1336033557">
              <w:marLeft w:val="0"/>
              <w:marRight w:val="0"/>
              <w:marTop w:val="0"/>
              <w:marBottom w:val="0"/>
              <w:divBdr>
                <w:top w:val="none" w:sz="0" w:space="0" w:color="auto"/>
                <w:left w:val="none" w:sz="0" w:space="0" w:color="auto"/>
                <w:bottom w:val="none" w:sz="0" w:space="0" w:color="auto"/>
                <w:right w:val="none" w:sz="0" w:space="0" w:color="auto"/>
              </w:divBdr>
            </w:div>
          </w:divsChild>
        </w:div>
        <w:div w:id="2049986137">
          <w:marLeft w:val="0"/>
          <w:marRight w:val="0"/>
          <w:marTop w:val="0"/>
          <w:marBottom w:val="0"/>
          <w:divBdr>
            <w:top w:val="none" w:sz="0" w:space="0" w:color="auto"/>
            <w:left w:val="none" w:sz="0" w:space="0" w:color="auto"/>
            <w:bottom w:val="none" w:sz="0" w:space="0" w:color="auto"/>
            <w:right w:val="none" w:sz="0" w:space="0" w:color="auto"/>
          </w:divBdr>
          <w:divsChild>
            <w:div w:id="1876695999">
              <w:marLeft w:val="0"/>
              <w:marRight w:val="0"/>
              <w:marTop w:val="0"/>
              <w:marBottom w:val="0"/>
              <w:divBdr>
                <w:top w:val="none" w:sz="0" w:space="0" w:color="auto"/>
                <w:left w:val="none" w:sz="0" w:space="0" w:color="auto"/>
                <w:bottom w:val="none" w:sz="0" w:space="0" w:color="auto"/>
                <w:right w:val="none" w:sz="0" w:space="0" w:color="auto"/>
              </w:divBdr>
            </w:div>
          </w:divsChild>
        </w:div>
        <w:div w:id="1808282256">
          <w:marLeft w:val="0"/>
          <w:marRight w:val="0"/>
          <w:marTop w:val="0"/>
          <w:marBottom w:val="0"/>
          <w:divBdr>
            <w:top w:val="none" w:sz="0" w:space="0" w:color="auto"/>
            <w:left w:val="none" w:sz="0" w:space="0" w:color="auto"/>
            <w:bottom w:val="none" w:sz="0" w:space="0" w:color="auto"/>
            <w:right w:val="none" w:sz="0" w:space="0" w:color="auto"/>
          </w:divBdr>
          <w:divsChild>
            <w:div w:id="1355425517">
              <w:marLeft w:val="0"/>
              <w:marRight w:val="0"/>
              <w:marTop w:val="0"/>
              <w:marBottom w:val="0"/>
              <w:divBdr>
                <w:top w:val="none" w:sz="0" w:space="0" w:color="auto"/>
                <w:left w:val="none" w:sz="0" w:space="0" w:color="auto"/>
                <w:bottom w:val="none" w:sz="0" w:space="0" w:color="auto"/>
                <w:right w:val="none" w:sz="0" w:space="0" w:color="auto"/>
              </w:divBdr>
            </w:div>
          </w:divsChild>
        </w:div>
        <w:div w:id="387656497">
          <w:marLeft w:val="0"/>
          <w:marRight w:val="0"/>
          <w:marTop w:val="0"/>
          <w:marBottom w:val="0"/>
          <w:divBdr>
            <w:top w:val="none" w:sz="0" w:space="0" w:color="auto"/>
            <w:left w:val="none" w:sz="0" w:space="0" w:color="auto"/>
            <w:bottom w:val="none" w:sz="0" w:space="0" w:color="auto"/>
            <w:right w:val="none" w:sz="0" w:space="0" w:color="auto"/>
          </w:divBdr>
          <w:divsChild>
            <w:div w:id="1234313679">
              <w:marLeft w:val="0"/>
              <w:marRight w:val="0"/>
              <w:marTop w:val="0"/>
              <w:marBottom w:val="0"/>
              <w:divBdr>
                <w:top w:val="none" w:sz="0" w:space="0" w:color="auto"/>
                <w:left w:val="none" w:sz="0" w:space="0" w:color="auto"/>
                <w:bottom w:val="none" w:sz="0" w:space="0" w:color="auto"/>
                <w:right w:val="none" w:sz="0" w:space="0" w:color="auto"/>
              </w:divBdr>
            </w:div>
          </w:divsChild>
        </w:div>
        <w:div w:id="781072430">
          <w:marLeft w:val="0"/>
          <w:marRight w:val="0"/>
          <w:marTop w:val="0"/>
          <w:marBottom w:val="0"/>
          <w:divBdr>
            <w:top w:val="none" w:sz="0" w:space="0" w:color="auto"/>
            <w:left w:val="none" w:sz="0" w:space="0" w:color="auto"/>
            <w:bottom w:val="none" w:sz="0" w:space="0" w:color="auto"/>
            <w:right w:val="none" w:sz="0" w:space="0" w:color="auto"/>
          </w:divBdr>
          <w:divsChild>
            <w:div w:id="295571945">
              <w:marLeft w:val="0"/>
              <w:marRight w:val="0"/>
              <w:marTop w:val="0"/>
              <w:marBottom w:val="0"/>
              <w:divBdr>
                <w:top w:val="none" w:sz="0" w:space="0" w:color="auto"/>
                <w:left w:val="none" w:sz="0" w:space="0" w:color="auto"/>
                <w:bottom w:val="none" w:sz="0" w:space="0" w:color="auto"/>
                <w:right w:val="none" w:sz="0" w:space="0" w:color="auto"/>
              </w:divBdr>
            </w:div>
          </w:divsChild>
        </w:div>
        <w:div w:id="1512601481">
          <w:marLeft w:val="0"/>
          <w:marRight w:val="0"/>
          <w:marTop w:val="0"/>
          <w:marBottom w:val="0"/>
          <w:divBdr>
            <w:top w:val="none" w:sz="0" w:space="0" w:color="auto"/>
            <w:left w:val="none" w:sz="0" w:space="0" w:color="auto"/>
            <w:bottom w:val="none" w:sz="0" w:space="0" w:color="auto"/>
            <w:right w:val="none" w:sz="0" w:space="0" w:color="auto"/>
          </w:divBdr>
          <w:divsChild>
            <w:div w:id="1149790137">
              <w:marLeft w:val="0"/>
              <w:marRight w:val="0"/>
              <w:marTop w:val="0"/>
              <w:marBottom w:val="0"/>
              <w:divBdr>
                <w:top w:val="none" w:sz="0" w:space="0" w:color="auto"/>
                <w:left w:val="none" w:sz="0" w:space="0" w:color="auto"/>
                <w:bottom w:val="none" w:sz="0" w:space="0" w:color="auto"/>
                <w:right w:val="none" w:sz="0" w:space="0" w:color="auto"/>
              </w:divBdr>
            </w:div>
          </w:divsChild>
        </w:div>
        <w:div w:id="646474783">
          <w:marLeft w:val="0"/>
          <w:marRight w:val="0"/>
          <w:marTop w:val="0"/>
          <w:marBottom w:val="0"/>
          <w:divBdr>
            <w:top w:val="none" w:sz="0" w:space="0" w:color="auto"/>
            <w:left w:val="none" w:sz="0" w:space="0" w:color="auto"/>
            <w:bottom w:val="none" w:sz="0" w:space="0" w:color="auto"/>
            <w:right w:val="none" w:sz="0" w:space="0" w:color="auto"/>
          </w:divBdr>
          <w:divsChild>
            <w:div w:id="2012637592">
              <w:marLeft w:val="0"/>
              <w:marRight w:val="0"/>
              <w:marTop w:val="0"/>
              <w:marBottom w:val="0"/>
              <w:divBdr>
                <w:top w:val="none" w:sz="0" w:space="0" w:color="auto"/>
                <w:left w:val="none" w:sz="0" w:space="0" w:color="auto"/>
                <w:bottom w:val="none" w:sz="0" w:space="0" w:color="auto"/>
                <w:right w:val="none" w:sz="0" w:space="0" w:color="auto"/>
              </w:divBdr>
            </w:div>
          </w:divsChild>
        </w:div>
        <w:div w:id="767582952">
          <w:marLeft w:val="0"/>
          <w:marRight w:val="0"/>
          <w:marTop w:val="0"/>
          <w:marBottom w:val="0"/>
          <w:divBdr>
            <w:top w:val="none" w:sz="0" w:space="0" w:color="auto"/>
            <w:left w:val="none" w:sz="0" w:space="0" w:color="auto"/>
            <w:bottom w:val="none" w:sz="0" w:space="0" w:color="auto"/>
            <w:right w:val="none" w:sz="0" w:space="0" w:color="auto"/>
          </w:divBdr>
          <w:divsChild>
            <w:div w:id="20583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87031">
      <w:bodyDiv w:val="1"/>
      <w:marLeft w:val="0"/>
      <w:marRight w:val="0"/>
      <w:marTop w:val="0"/>
      <w:marBottom w:val="0"/>
      <w:divBdr>
        <w:top w:val="none" w:sz="0" w:space="0" w:color="auto"/>
        <w:left w:val="none" w:sz="0" w:space="0" w:color="auto"/>
        <w:bottom w:val="none" w:sz="0" w:space="0" w:color="auto"/>
        <w:right w:val="none" w:sz="0" w:space="0" w:color="auto"/>
      </w:divBdr>
      <w:divsChild>
        <w:div w:id="727151029">
          <w:marLeft w:val="0"/>
          <w:marRight w:val="0"/>
          <w:marTop w:val="0"/>
          <w:marBottom w:val="0"/>
          <w:divBdr>
            <w:top w:val="none" w:sz="0" w:space="0" w:color="auto"/>
            <w:left w:val="none" w:sz="0" w:space="0" w:color="auto"/>
            <w:bottom w:val="none" w:sz="0" w:space="0" w:color="auto"/>
            <w:right w:val="none" w:sz="0" w:space="0" w:color="auto"/>
          </w:divBdr>
          <w:divsChild>
            <w:div w:id="1859812352">
              <w:marLeft w:val="0"/>
              <w:marRight w:val="0"/>
              <w:marTop w:val="0"/>
              <w:marBottom w:val="0"/>
              <w:divBdr>
                <w:top w:val="none" w:sz="0" w:space="0" w:color="auto"/>
                <w:left w:val="none" w:sz="0" w:space="0" w:color="auto"/>
                <w:bottom w:val="none" w:sz="0" w:space="0" w:color="auto"/>
                <w:right w:val="none" w:sz="0" w:space="0" w:color="auto"/>
              </w:divBdr>
            </w:div>
          </w:divsChild>
        </w:div>
        <w:div w:id="1581133559">
          <w:marLeft w:val="0"/>
          <w:marRight w:val="0"/>
          <w:marTop w:val="0"/>
          <w:marBottom w:val="0"/>
          <w:divBdr>
            <w:top w:val="none" w:sz="0" w:space="0" w:color="auto"/>
            <w:left w:val="none" w:sz="0" w:space="0" w:color="auto"/>
            <w:bottom w:val="none" w:sz="0" w:space="0" w:color="auto"/>
            <w:right w:val="none" w:sz="0" w:space="0" w:color="auto"/>
          </w:divBdr>
          <w:divsChild>
            <w:div w:id="1621916289">
              <w:marLeft w:val="0"/>
              <w:marRight w:val="0"/>
              <w:marTop w:val="0"/>
              <w:marBottom w:val="0"/>
              <w:divBdr>
                <w:top w:val="none" w:sz="0" w:space="0" w:color="auto"/>
                <w:left w:val="none" w:sz="0" w:space="0" w:color="auto"/>
                <w:bottom w:val="none" w:sz="0" w:space="0" w:color="auto"/>
                <w:right w:val="none" w:sz="0" w:space="0" w:color="auto"/>
              </w:divBdr>
            </w:div>
          </w:divsChild>
        </w:div>
        <w:div w:id="801845502">
          <w:marLeft w:val="0"/>
          <w:marRight w:val="0"/>
          <w:marTop w:val="0"/>
          <w:marBottom w:val="0"/>
          <w:divBdr>
            <w:top w:val="none" w:sz="0" w:space="0" w:color="auto"/>
            <w:left w:val="none" w:sz="0" w:space="0" w:color="auto"/>
            <w:bottom w:val="none" w:sz="0" w:space="0" w:color="auto"/>
            <w:right w:val="none" w:sz="0" w:space="0" w:color="auto"/>
          </w:divBdr>
          <w:divsChild>
            <w:div w:id="1569153119">
              <w:marLeft w:val="0"/>
              <w:marRight w:val="0"/>
              <w:marTop w:val="0"/>
              <w:marBottom w:val="0"/>
              <w:divBdr>
                <w:top w:val="none" w:sz="0" w:space="0" w:color="auto"/>
                <w:left w:val="none" w:sz="0" w:space="0" w:color="auto"/>
                <w:bottom w:val="none" w:sz="0" w:space="0" w:color="auto"/>
                <w:right w:val="none" w:sz="0" w:space="0" w:color="auto"/>
              </w:divBdr>
            </w:div>
          </w:divsChild>
        </w:div>
        <w:div w:id="1914928762">
          <w:marLeft w:val="0"/>
          <w:marRight w:val="0"/>
          <w:marTop w:val="0"/>
          <w:marBottom w:val="0"/>
          <w:divBdr>
            <w:top w:val="none" w:sz="0" w:space="0" w:color="auto"/>
            <w:left w:val="none" w:sz="0" w:space="0" w:color="auto"/>
            <w:bottom w:val="none" w:sz="0" w:space="0" w:color="auto"/>
            <w:right w:val="none" w:sz="0" w:space="0" w:color="auto"/>
          </w:divBdr>
          <w:divsChild>
            <w:div w:id="425611119">
              <w:marLeft w:val="0"/>
              <w:marRight w:val="0"/>
              <w:marTop w:val="0"/>
              <w:marBottom w:val="0"/>
              <w:divBdr>
                <w:top w:val="none" w:sz="0" w:space="0" w:color="auto"/>
                <w:left w:val="none" w:sz="0" w:space="0" w:color="auto"/>
                <w:bottom w:val="none" w:sz="0" w:space="0" w:color="auto"/>
                <w:right w:val="none" w:sz="0" w:space="0" w:color="auto"/>
              </w:divBdr>
            </w:div>
          </w:divsChild>
        </w:div>
        <w:div w:id="2099478308">
          <w:marLeft w:val="0"/>
          <w:marRight w:val="0"/>
          <w:marTop w:val="0"/>
          <w:marBottom w:val="0"/>
          <w:divBdr>
            <w:top w:val="none" w:sz="0" w:space="0" w:color="auto"/>
            <w:left w:val="none" w:sz="0" w:space="0" w:color="auto"/>
            <w:bottom w:val="none" w:sz="0" w:space="0" w:color="auto"/>
            <w:right w:val="none" w:sz="0" w:space="0" w:color="auto"/>
          </w:divBdr>
          <w:divsChild>
            <w:div w:id="965936258">
              <w:marLeft w:val="0"/>
              <w:marRight w:val="0"/>
              <w:marTop w:val="0"/>
              <w:marBottom w:val="0"/>
              <w:divBdr>
                <w:top w:val="none" w:sz="0" w:space="0" w:color="auto"/>
                <w:left w:val="none" w:sz="0" w:space="0" w:color="auto"/>
                <w:bottom w:val="none" w:sz="0" w:space="0" w:color="auto"/>
                <w:right w:val="none" w:sz="0" w:space="0" w:color="auto"/>
              </w:divBdr>
            </w:div>
          </w:divsChild>
        </w:div>
        <w:div w:id="1646467166">
          <w:marLeft w:val="0"/>
          <w:marRight w:val="0"/>
          <w:marTop w:val="0"/>
          <w:marBottom w:val="0"/>
          <w:divBdr>
            <w:top w:val="none" w:sz="0" w:space="0" w:color="auto"/>
            <w:left w:val="none" w:sz="0" w:space="0" w:color="auto"/>
            <w:bottom w:val="none" w:sz="0" w:space="0" w:color="auto"/>
            <w:right w:val="none" w:sz="0" w:space="0" w:color="auto"/>
          </w:divBdr>
          <w:divsChild>
            <w:div w:id="1084688907">
              <w:marLeft w:val="0"/>
              <w:marRight w:val="0"/>
              <w:marTop w:val="0"/>
              <w:marBottom w:val="0"/>
              <w:divBdr>
                <w:top w:val="none" w:sz="0" w:space="0" w:color="auto"/>
                <w:left w:val="none" w:sz="0" w:space="0" w:color="auto"/>
                <w:bottom w:val="none" w:sz="0" w:space="0" w:color="auto"/>
                <w:right w:val="none" w:sz="0" w:space="0" w:color="auto"/>
              </w:divBdr>
            </w:div>
          </w:divsChild>
        </w:div>
        <w:div w:id="259065841">
          <w:marLeft w:val="0"/>
          <w:marRight w:val="0"/>
          <w:marTop w:val="0"/>
          <w:marBottom w:val="0"/>
          <w:divBdr>
            <w:top w:val="none" w:sz="0" w:space="0" w:color="auto"/>
            <w:left w:val="none" w:sz="0" w:space="0" w:color="auto"/>
            <w:bottom w:val="none" w:sz="0" w:space="0" w:color="auto"/>
            <w:right w:val="none" w:sz="0" w:space="0" w:color="auto"/>
          </w:divBdr>
          <w:divsChild>
            <w:div w:id="1441877868">
              <w:marLeft w:val="0"/>
              <w:marRight w:val="0"/>
              <w:marTop w:val="0"/>
              <w:marBottom w:val="0"/>
              <w:divBdr>
                <w:top w:val="none" w:sz="0" w:space="0" w:color="auto"/>
                <w:left w:val="none" w:sz="0" w:space="0" w:color="auto"/>
                <w:bottom w:val="none" w:sz="0" w:space="0" w:color="auto"/>
                <w:right w:val="none" w:sz="0" w:space="0" w:color="auto"/>
              </w:divBdr>
            </w:div>
          </w:divsChild>
        </w:div>
        <w:div w:id="1584483505">
          <w:marLeft w:val="0"/>
          <w:marRight w:val="0"/>
          <w:marTop w:val="0"/>
          <w:marBottom w:val="0"/>
          <w:divBdr>
            <w:top w:val="none" w:sz="0" w:space="0" w:color="auto"/>
            <w:left w:val="none" w:sz="0" w:space="0" w:color="auto"/>
            <w:bottom w:val="none" w:sz="0" w:space="0" w:color="auto"/>
            <w:right w:val="none" w:sz="0" w:space="0" w:color="auto"/>
          </w:divBdr>
          <w:divsChild>
            <w:div w:id="859971919">
              <w:marLeft w:val="0"/>
              <w:marRight w:val="0"/>
              <w:marTop w:val="0"/>
              <w:marBottom w:val="0"/>
              <w:divBdr>
                <w:top w:val="none" w:sz="0" w:space="0" w:color="auto"/>
                <w:left w:val="none" w:sz="0" w:space="0" w:color="auto"/>
                <w:bottom w:val="none" w:sz="0" w:space="0" w:color="auto"/>
                <w:right w:val="none" w:sz="0" w:space="0" w:color="auto"/>
              </w:divBdr>
            </w:div>
          </w:divsChild>
        </w:div>
        <w:div w:id="1673989994">
          <w:marLeft w:val="0"/>
          <w:marRight w:val="0"/>
          <w:marTop w:val="0"/>
          <w:marBottom w:val="0"/>
          <w:divBdr>
            <w:top w:val="none" w:sz="0" w:space="0" w:color="auto"/>
            <w:left w:val="none" w:sz="0" w:space="0" w:color="auto"/>
            <w:bottom w:val="none" w:sz="0" w:space="0" w:color="auto"/>
            <w:right w:val="none" w:sz="0" w:space="0" w:color="auto"/>
          </w:divBdr>
          <w:divsChild>
            <w:div w:id="8568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3326">
      <w:bodyDiv w:val="1"/>
      <w:marLeft w:val="0"/>
      <w:marRight w:val="0"/>
      <w:marTop w:val="0"/>
      <w:marBottom w:val="0"/>
      <w:divBdr>
        <w:top w:val="none" w:sz="0" w:space="0" w:color="auto"/>
        <w:left w:val="none" w:sz="0" w:space="0" w:color="auto"/>
        <w:bottom w:val="none" w:sz="0" w:space="0" w:color="auto"/>
        <w:right w:val="none" w:sz="0" w:space="0" w:color="auto"/>
      </w:divBdr>
    </w:div>
    <w:div w:id="510798789">
      <w:bodyDiv w:val="1"/>
      <w:marLeft w:val="0"/>
      <w:marRight w:val="0"/>
      <w:marTop w:val="0"/>
      <w:marBottom w:val="0"/>
      <w:divBdr>
        <w:top w:val="none" w:sz="0" w:space="0" w:color="auto"/>
        <w:left w:val="none" w:sz="0" w:space="0" w:color="auto"/>
        <w:bottom w:val="none" w:sz="0" w:space="0" w:color="auto"/>
        <w:right w:val="none" w:sz="0" w:space="0" w:color="auto"/>
      </w:divBdr>
    </w:div>
    <w:div w:id="547685872">
      <w:bodyDiv w:val="1"/>
      <w:marLeft w:val="0"/>
      <w:marRight w:val="0"/>
      <w:marTop w:val="0"/>
      <w:marBottom w:val="0"/>
      <w:divBdr>
        <w:top w:val="none" w:sz="0" w:space="0" w:color="auto"/>
        <w:left w:val="none" w:sz="0" w:space="0" w:color="auto"/>
        <w:bottom w:val="none" w:sz="0" w:space="0" w:color="auto"/>
        <w:right w:val="none" w:sz="0" w:space="0" w:color="auto"/>
      </w:divBdr>
      <w:divsChild>
        <w:div w:id="107894473">
          <w:marLeft w:val="0"/>
          <w:marRight w:val="0"/>
          <w:marTop w:val="0"/>
          <w:marBottom w:val="0"/>
          <w:divBdr>
            <w:top w:val="none" w:sz="0" w:space="0" w:color="auto"/>
            <w:left w:val="none" w:sz="0" w:space="0" w:color="auto"/>
            <w:bottom w:val="none" w:sz="0" w:space="0" w:color="auto"/>
            <w:right w:val="none" w:sz="0" w:space="0" w:color="auto"/>
          </w:divBdr>
        </w:div>
        <w:div w:id="1443039128">
          <w:marLeft w:val="0"/>
          <w:marRight w:val="0"/>
          <w:marTop w:val="0"/>
          <w:marBottom w:val="0"/>
          <w:divBdr>
            <w:top w:val="none" w:sz="0" w:space="0" w:color="auto"/>
            <w:left w:val="none" w:sz="0" w:space="0" w:color="auto"/>
            <w:bottom w:val="none" w:sz="0" w:space="0" w:color="auto"/>
            <w:right w:val="none" w:sz="0" w:space="0" w:color="auto"/>
          </w:divBdr>
        </w:div>
        <w:div w:id="1861578719">
          <w:marLeft w:val="0"/>
          <w:marRight w:val="0"/>
          <w:marTop w:val="0"/>
          <w:marBottom w:val="0"/>
          <w:divBdr>
            <w:top w:val="none" w:sz="0" w:space="0" w:color="auto"/>
            <w:left w:val="none" w:sz="0" w:space="0" w:color="auto"/>
            <w:bottom w:val="none" w:sz="0" w:space="0" w:color="auto"/>
            <w:right w:val="none" w:sz="0" w:space="0" w:color="auto"/>
          </w:divBdr>
        </w:div>
        <w:div w:id="978538281">
          <w:marLeft w:val="0"/>
          <w:marRight w:val="0"/>
          <w:marTop w:val="0"/>
          <w:marBottom w:val="0"/>
          <w:divBdr>
            <w:top w:val="none" w:sz="0" w:space="0" w:color="auto"/>
            <w:left w:val="none" w:sz="0" w:space="0" w:color="auto"/>
            <w:bottom w:val="none" w:sz="0" w:space="0" w:color="auto"/>
            <w:right w:val="none" w:sz="0" w:space="0" w:color="auto"/>
          </w:divBdr>
        </w:div>
        <w:div w:id="681012903">
          <w:marLeft w:val="0"/>
          <w:marRight w:val="0"/>
          <w:marTop w:val="0"/>
          <w:marBottom w:val="0"/>
          <w:divBdr>
            <w:top w:val="none" w:sz="0" w:space="0" w:color="auto"/>
            <w:left w:val="none" w:sz="0" w:space="0" w:color="auto"/>
            <w:bottom w:val="none" w:sz="0" w:space="0" w:color="auto"/>
            <w:right w:val="none" w:sz="0" w:space="0" w:color="auto"/>
          </w:divBdr>
        </w:div>
        <w:div w:id="1345402549">
          <w:marLeft w:val="0"/>
          <w:marRight w:val="0"/>
          <w:marTop w:val="0"/>
          <w:marBottom w:val="0"/>
          <w:divBdr>
            <w:top w:val="none" w:sz="0" w:space="0" w:color="auto"/>
            <w:left w:val="none" w:sz="0" w:space="0" w:color="auto"/>
            <w:bottom w:val="none" w:sz="0" w:space="0" w:color="auto"/>
            <w:right w:val="none" w:sz="0" w:space="0" w:color="auto"/>
          </w:divBdr>
        </w:div>
        <w:div w:id="1036390577">
          <w:marLeft w:val="0"/>
          <w:marRight w:val="0"/>
          <w:marTop w:val="0"/>
          <w:marBottom w:val="0"/>
          <w:divBdr>
            <w:top w:val="none" w:sz="0" w:space="0" w:color="auto"/>
            <w:left w:val="none" w:sz="0" w:space="0" w:color="auto"/>
            <w:bottom w:val="none" w:sz="0" w:space="0" w:color="auto"/>
            <w:right w:val="none" w:sz="0" w:space="0" w:color="auto"/>
          </w:divBdr>
        </w:div>
        <w:div w:id="1810390994">
          <w:marLeft w:val="0"/>
          <w:marRight w:val="0"/>
          <w:marTop w:val="0"/>
          <w:marBottom w:val="0"/>
          <w:divBdr>
            <w:top w:val="none" w:sz="0" w:space="0" w:color="auto"/>
            <w:left w:val="none" w:sz="0" w:space="0" w:color="auto"/>
            <w:bottom w:val="none" w:sz="0" w:space="0" w:color="auto"/>
            <w:right w:val="none" w:sz="0" w:space="0" w:color="auto"/>
          </w:divBdr>
        </w:div>
      </w:divsChild>
    </w:div>
    <w:div w:id="553544270">
      <w:bodyDiv w:val="1"/>
      <w:marLeft w:val="0"/>
      <w:marRight w:val="0"/>
      <w:marTop w:val="0"/>
      <w:marBottom w:val="0"/>
      <w:divBdr>
        <w:top w:val="none" w:sz="0" w:space="0" w:color="auto"/>
        <w:left w:val="none" w:sz="0" w:space="0" w:color="auto"/>
        <w:bottom w:val="none" w:sz="0" w:space="0" w:color="auto"/>
        <w:right w:val="none" w:sz="0" w:space="0" w:color="auto"/>
      </w:divBdr>
    </w:div>
    <w:div w:id="601768701">
      <w:bodyDiv w:val="1"/>
      <w:marLeft w:val="0"/>
      <w:marRight w:val="0"/>
      <w:marTop w:val="0"/>
      <w:marBottom w:val="0"/>
      <w:divBdr>
        <w:top w:val="none" w:sz="0" w:space="0" w:color="auto"/>
        <w:left w:val="none" w:sz="0" w:space="0" w:color="auto"/>
        <w:bottom w:val="none" w:sz="0" w:space="0" w:color="auto"/>
        <w:right w:val="none" w:sz="0" w:space="0" w:color="auto"/>
      </w:divBdr>
      <w:divsChild>
        <w:div w:id="404037535">
          <w:marLeft w:val="0"/>
          <w:marRight w:val="0"/>
          <w:marTop w:val="0"/>
          <w:marBottom w:val="0"/>
          <w:divBdr>
            <w:top w:val="none" w:sz="0" w:space="0" w:color="auto"/>
            <w:left w:val="none" w:sz="0" w:space="0" w:color="auto"/>
            <w:bottom w:val="none" w:sz="0" w:space="0" w:color="auto"/>
            <w:right w:val="none" w:sz="0" w:space="0" w:color="auto"/>
          </w:divBdr>
        </w:div>
        <w:div w:id="814562916">
          <w:marLeft w:val="0"/>
          <w:marRight w:val="0"/>
          <w:marTop w:val="0"/>
          <w:marBottom w:val="0"/>
          <w:divBdr>
            <w:top w:val="none" w:sz="0" w:space="0" w:color="auto"/>
            <w:left w:val="none" w:sz="0" w:space="0" w:color="auto"/>
            <w:bottom w:val="none" w:sz="0" w:space="0" w:color="auto"/>
            <w:right w:val="none" w:sz="0" w:space="0" w:color="auto"/>
          </w:divBdr>
        </w:div>
      </w:divsChild>
    </w:div>
    <w:div w:id="613905975">
      <w:bodyDiv w:val="1"/>
      <w:marLeft w:val="0"/>
      <w:marRight w:val="0"/>
      <w:marTop w:val="0"/>
      <w:marBottom w:val="0"/>
      <w:divBdr>
        <w:top w:val="none" w:sz="0" w:space="0" w:color="auto"/>
        <w:left w:val="none" w:sz="0" w:space="0" w:color="auto"/>
        <w:bottom w:val="none" w:sz="0" w:space="0" w:color="auto"/>
        <w:right w:val="none" w:sz="0" w:space="0" w:color="auto"/>
      </w:divBdr>
      <w:divsChild>
        <w:div w:id="949893321">
          <w:marLeft w:val="0"/>
          <w:marRight w:val="0"/>
          <w:marTop w:val="0"/>
          <w:marBottom w:val="0"/>
          <w:divBdr>
            <w:top w:val="none" w:sz="0" w:space="0" w:color="auto"/>
            <w:left w:val="none" w:sz="0" w:space="0" w:color="auto"/>
            <w:bottom w:val="none" w:sz="0" w:space="0" w:color="auto"/>
            <w:right w:val="none" w:sz="0" w:space="0" w:color="auto"/>
          </w:divBdr>
          <w:divsChild>
            <w:div w:id="1360886747">
              <w:marLeft w:val="0"/>
              <w:marRight w:val="0"/>
              <w:marTop w:val="0"/>
              <w:marBottom w:val="0"/>
              <w:divBdr>
                <w:top w:val="none" w:sz="0" w:space="0" w:color="auto"/>
                <w:left w:val="none" w:sz="0" w:space="0" w:color="auto"/>
                <w:bottom w:val="none" w:sz="0" w:space="0" w:color="auto"/>
                <w:right w:val="none" w:sz="0" w:space="0" w:color="auto"/>
              </w:divBdr>
            </w:div>
          </w:divsChild>
        </w:div>
        <w:div w:id="1652951795">
          <w:marLeft w:val="0"/>
          <w:marRight w:val="0"/>
          <w:marTop w:val="0"/>
          <w:marBottom w:val="0"/>
          <w:divBdr>
            <w:top w:val="none" w:sz="0" w:space="0" w:color="auto"/>
            <w:left w:val="none" w:sz="0" w:space="0" w:color="auto"/>
            <w:bottom w:val="none" w:sz="0" w:space="0" w:color="auto"/>
            <w:right w:val="none" w:sz="0" w:space="0" w:color="auto"/>
          </w:divBdr>
          <w:divsChild>
            <w:div w:id="562064301">
              <w:marLeft w:val="0"/>
              <w:marRight w:val="0"/>
              <w:marTop w:val="0"/>
              <w:marBottom w:val="0"/>
              <w:divBdr>
                <w:top w:val="none" w:sz="0" w:space="0" w:color="auto"/>
                <w:left w:val="none" w:sz="0" w:space="0" w:color="auto"/>
                <w:bottom w:val="none" w:sz="0" w:space="0" w:color="auto"/>
                <w:right w:val="none" w:sz="0" w:space="0" w:color="auto"/>
              </w:divBdr>
            </w:div>
          </w:divsChild>
        </w:div>
        <w:div w:id="1454056007">
          <w:marLeft w:val="0"/>
          <w:marRight w:val="0"/>
          <w:marTop w:val="0"/>
          <w:marBottom w:val="0"/>
          <w:divBdr>
            <w:top w:val="none" w:sz="0" w:space="0" w:color="auto"/>
            <w:left w:val="none" w:sz="0" w:space="0" w:color="auto"/>
            <w:bottom w:val="none" w:sz="0" w:space="0" w:color="auto"/>
            <w:right w:val="none" w:sz="0" w:space="0" w:color="auto"/>
          </w:divBdr>
          <w:divsChild>
            <w:div w:id="124661422">
              <w:marLeft w:val="0"/>
              <w:marRight w:val="0"/>
              <w:marTop w:val="0"/>
              <w:marBottom w:val="0"/>
              <w:divBdr>
                <w:top w:val="none" w:sz="0" w:space="0" w:color="auto"/>
                <w:left w:val="none" w:sz="0" w:space="0" w:color="auto"/>
                <w:bottom w:val="none" w:sz="0" w:space="0" w:color="auto"/>
                <w:right w:val="none" w:sz="0" w:space="0" w:color="auto"/>
              </w:divBdr>
            </w:div>
          </w:divsChild>
        </w:div>
        <w:div w:id="1313020893">
          <w:marLeft w:val="0"/>
          <w:marRight w:val="0"/>
          <w:marTop w:val="0"/>
          <w:marBottom w:val="0"/>
          <w:divBdr>
            <w:top w:val="none" w:sz="0" w:space="0" w:color="auto"/>
            <w:left w:val="none" w:sz="0" w:space="0" w:color="auto"/>
            <w:bottom w:val="none" w:sz="0" w:space="0" w:color="auto"/>
            <w:right w:val="none" w:sz="0" w:space="0" w:color="auto"/>
          </w:divBdr>
          <w:divsChild>
            <w:div w:id="482549277">
              <w:marLeft w:val="0"/>
              <w:marRight w:val="0"/>
              <w:marTop w:val="0"/>
              <w:marBottom w:val="0"/>
              <w:divBdr>
                <w:top w:val="none" w:sz="0" w:space="0" w:color="auto"/>
                <w:left w:val="none" w:sz="0" w:space="0" w:color="auto"/>
                <w:bottom w:val="none" w:sz="0" w:space="0" w:color="auto"/>
                <w:right w:val="none" w:sz="0" w:space="0" w:color="auto"/>
              </w:divBdr>
            </w:div>
          </w:divsChild>
        </w:div>
        <w:div w:id="1499728242">
          <w:marLeft w:val="0"/>
          <w:marRight w:val="0"/>
          <w:marTop w:val="0"/>
          <w:marBottom w:val="0"/>
          <w:divBdr>
            <w:top w:val="none" w:sz="0" w:space="0" w:color="auto"/>
            <w:left w:val="none" w:sz="0" w:space="0" w:color="auto"/>
            <w:bottom w:val="none" w:sz="0" w:space="0" w:color="auto"/>
            <w:right w:val="none" w:sz="0" w:space="0" w:color="auto"/>
          </w:divBdr>
          <w:divsChild>
            <w:div w:id="260379398">
              <w:marLeft w:val="0"/>
              <w:marRight w:val="0"/>
              <w:marTop w:val="0"/>
              <w:marBottom w:val="0"/>
              <w:divBdr>
                <w:top w:val="none" w:sz="0" w:space="0" w:color="auto"/>
                <w:left w:val="none" w:sz="0" w:space="0" w:color="auto"/>
                <w:bottom w:val="none" w:sz="0" w:space="0" w:color="auto"/>
                <w:right w:val="none" w:sz="0" w:space="0" w:color="auto"/>
              </w:divBdr>
            </w:div>
          </w:divsChild>
        </w:div>
        <w:div w:id="1132745757">
          <w:marLeft w:val="0"/>
          <w:marRight w:val="0"/>
          <w:marTop w:val="0"/>
          <w:marBottom w:val="0"/>
          <w:divBdr>
            <w:top w:val="none" w:sz="0" w:space="0" w:color="auto"/>
            <w:left w:val="none" w:sz="0" w:space="0" w:color="auto"/>
            <w:bottom w:val="none" w:sz="0" w:space="0" w:color="auto"/>
            <w:right w:val="none" w:sz="0" w:space="0" w:color="auto"/>
          </w:divBdr>
          <w:divsChild>
            <w:div w:id="1479297461">
              <w:marLeft w:val="0"/>
              <w:marRight w:val="0"/>
              <w:marTop w:val="0"/>
              <w:marBottom w:val="0"/>
              <w:divBdr>
                <w:top w:val="none" w:sz="0" w:space="0" w:color="auto"/>
                <w:left w:val="none" w:sz="0" w:space="0" w:color="auto"/>
                <w:bottom w:val="none" w:sz="0" w:space="0" w:color="auto"/>
                <w:right w:val="none" w:sz="0" w:space="0" w:color="auto"/>
              </w:divBdr>
            </w:div>
          </w:divsChild>
        </w:div>
        <w:div w:id="1683127461">
          <w:marLeft w:val="0"/>
          <w:marRight w:val="0"/>
          <w:marTop w:val="0"/>
          <w:marBottom w:val="0"/>
          <w:divBdr>
            <w:top w:val="none" w:sz="0" w:space="0" w:color="auto"/>
            <w:left w:val="none" w:sz="0" w:space="0" w:color="auto"/>
            <w:bottom w:val="none" w:sz="0" w:space="0" w:color="auto"/>
            <w:right w:val="none" w:sz="0" w:space="0" w:color="auto"/>
          </w:divBdr>
          <w:divsChild>
            <w:div w:id="2081977301">
              <w:marLeft w:val="0"/>
              <w:marRight w:val="0"/>
              <w:marTop w:val="0"/>
              <w:marBottom w:val="0"/>
              <w:divBdr>
                <w:top w:val="none" w:sz="0" w:space="0" w:color="auto"/>
                <w:left w:val="none" w:sz="0" w:space="0" w:color="auto"/>
                <w:bottom w:val="none" w:sz="0" w:space="0" w:color="auto"/>
                <w:right w:val="none" w:sz="0" w:space="0" w:color="auto"/>
              </w:divBdr>
            </w:div>
          </w:divsChild>
        </w:div>
        <w:div w:id="795611482">
          <w:marLeft w:val="0"/>
          <w:marRight w:val="0"/>
          <w:marTop w:val="0"/>
          <w:marBottom w:val="0"/>
          <w:divBdr>
            <w:top w:val="none" w:sz="0" w:space="0" w:color="auto"/>
            <w:left w:val="none" w:sz="0" w:space="0" w:color="auto"/>
            <w:bottom w:val="none" w:sz="0" w:space="0" w:color="auto"/>
            <w:right w:val="none" w:sz="0" w:space="0" w:color="auto"/>
          </w:divBdr>
          <w:divsChild>
            <w:div w:id="1614360277">
              <w:marLeft w:val="0"/>
              <w:marRight w:val="0"/>
              <w:marTop w:val="0"/>
              <w:marBottom w:val="0"/>
              <w:divBdr>
                <w:top w:val="none" w:sz="0" w:space="0" w:color="auto"/>
                <w:left w:val="none" w:sz="0" w:space="0" w:color="auto"/>
                <w:bottom w:val="none" w:sz="0" w:space="0" w:color="auto"/>
                <w:right w:val="none" w:sz="0" w:space="0" w:color="auto"/>
              </w:divBdr>
            </w:div>
          </w:divsChild>
        </w:div>
        <w:div w:id="503403516">
          <w:marLeft w:val="0"/>
          <w:marRight w:val="0"/>
          <w:marTop w:val="0"/>
          <w:marBottom w:val="0"/>
          <w:divBdr>
            <w:top w:val="none" w:sz="0" w:space="0" w:color="auto"/>
            <w:left w:val="none" w:sz="0" w:space="0" w:color="auto"/>
            <w:bottom w:val="none" w:sz="0" w:space="0" w:color="auto"/>
            <w:right w:val="none" w:sz="0" w:space="0" w:color="auto"/>
          </w:divBdr>
          <w:divsChild>
            <w:div w:id="8057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19096">
      <w:bodyDiv w:val="1"/>
      <w:marLeft w:val="0"/>
      <w:marRight w:val="0"/>
      <w:marTop w:val="0"/>
      <w:marBottom w:val="0"/>
      <w:divBdr>
        <w:top w:val="none" w:sz="0" w:space="0" w:color="auto"/>
        <w:left w:val="none" w:sz="0" w:space="0" w:color="auto"/>
        <w:bottom w:val="none" w:sz="0" w:space="0" w:color="auto"/>
        <w:right w:val="none" w:sz="0" w:space="0" w:color="auto"/>
      </w:divBdr>
    </w:div>
    <w:div w:id="690378069">
      <w:bodyDiv w:val="1"/>
      <w:marLeft w:val="0"/>
      <w:marRight w:val="0"/>
      <w:marTop w:val="0"/>
      <w:marBottom w:val="0"/>
      <w:divBdr>
        <w:top w:val="none" w:sz="0" w:space="0" w:color="auto"/>
        <w:left w:val="none" w:sz="0" w:space="0" w:color="auto"/>
        <w:bottom w:val="none" w:sz="0" w:space="0" w:color="auto"/>
        <w:right w:val="none" w:sz="0" w:space="0" w:color="auto"/>
      </w:divBdr>
    </w:div>
    <w:div w:id="771627429">
      <w:bodyDiv w:val="1"/>
      <w:marLeft w:val="0"/>
      <w:marRight w:val="0"/>
      <w:marTop w:val="0"/>
      <w:marBottom w:val="0"/>
      <w:divBdr>
        <w:top w:val="none" w:sz="0" w:space="0" w:color="auto"/>
        <w:left w:val="none" w:sz="0" w:space="0" w:color="auto"/>
        <w:bottom w:val="none" w:sz="0" w:space="0" w:color="auto"/>
        <w:right w:val="none" w:sz="0" w:space="0" w:color="auto"/>
      </w:divBdr>
    </w:div>
    <w:div w:id="803348253">
      <w:bodyDiv w:val="1"/>
      <w:marLeft w:val="0"/>
      <w:marRight w:val="0"/>
      <w:marTop w:val="0"/>
      <w:marBottom w:val="0"/>
      <w:divBdr>
        <w:top w:val="none" w:sz="0" w:space="0" w:color="auto"/>
        <w:left w:val="none" w:sz="0" w:space="0" w:color="auto"/>
        <w:bottom w:val="none" w:sz="0" w:space="0" w:color="auto"/>
        <w:right w:val="none" w:sz="0" w:space="0" w:color="auto"/>
      </w:divBdr>
      <w:divsChild>
        <w:div w:id="45616629">
          <w:marLeft w:val="0"/>
          <w:marRight w:val="0"/>
          <w:marTop w:val="0"/>
          <w:marBottom w:val="0"/>
          <w:divBdr>
            <w:top w:val="none" w:sz="0" w:space="0" w:color="auto"/>
            <w:left w:val="none" w:sz="0" w:space="0" w:color="auto"/>
            <w:bottom w:val="none" w:sz="0" w:space="0" w:color="auto"/>
            <w:right w:val="none" w:sz="0" w:space="0" w:color="auto"/>
          </w:divBdr>
          <w:divsChild>
            <w:div w:id="679742271">
              <w:marLeft w:val="0"/>
              <w:marRight w:val="0"/>
              <w:marTop w:val="0"/>
              <w:marBottom w:val="0"/>
              <w:divBdr>
                <w:top w:val="none" w:sz="0" w:space="0" w:color="auto"/>
                <w:left w:val="none" w:sz="0" w:space="0" w:color="auto"/>
                <w:bottom w:val="none" w:sz="0" w:space="0" w:color="auto"/>
                <w:right w:val="none" w:sz="0" w:space="0" w:color="auto"/>
              </w:divBdr>
            </w:div>
          </w:divsChild>
        </w:div>
        <w:div w:id="1434132192">
          <w:marLeft w:val="0"/>
          <w:marRight w:val="0"/>
          <w:marTop w:val="0"/>
          <w:marBottom w:val="0"/>
          <w:divBdr>
            <w:top w:val="none" w:sz="0" w:space="0" w:color="auto"/>
            <w:left w:val="none" w:sz="0" w:space="0" w:color="auto"/>
            <w:bottom w:val="none" w:sz="0" w:space="0" w:color="auto"/>
            <w:right w:val="none" w:sz="0" w:space="0" w:color="auto"/>
          </w:divBdr>
          <w:divsChild>
            <w:div w:id="117576267">
              <w:marLeft w:val="0"/>
              <w:marRight w:val="0"/>
              <w:marTop w:val="0"/>
              <w:marBottom w:val="0"/>
              <w:divBdr>
                <w:top w:val="none" w:sz="0" w:space="0" w:color="auto"/>
                <w:left w:val="none" w:sz="0" w:space="0" w:color="auto"/>
                <w:bottom w:val="none" w:sz="0" w:space="0" w:color="auto"/>
                <w:right w:val="none" w:sz="0" w:space="0" w:color="auto"/>
              </w:divBdr>
            </w:div>
          </w:divsChild>
        </w:div>
        <w:div w:id="636422105">
          <w:marLeft w:val="0"/>
          <w:marRight w:val="0"/>
          <w:marTop w:val="0"/>
          <w:marBottom w:val="0"/>
          <w:divBdr>
            <w:top w:val="none" w:sz="0" w:space="0" w:color="auto"/>
            <w:left w:val="none" w:sz="0" w:space="0" w:color="auto"/>
            <w:bottom w:val="none" w:sz="0" w:space="0" w:color="auto"/>
            <w:right w:val="none" w:sz="0" w:space="0" w:color="auto"/>
          </w:divBdr>
          <w:divsChild>
            <w:div w:id="2059278742">
              <w:marLeft w:val="0"/>
              <w:marRight w:val="0"/>
              <w:marTop w:val="0"/>
              <w:marBottom w:val="0"/>
              <w:divBdr>
                <w:top w:val="none" w:sz="0" w:space="0" w:color="auto"/>
                <w:left w:val="none" w:sz="0" w:space="0" w:color="auto"/>
                <w:bottom w:val="none" w:sz="0" w:space="0" w:color="auto"/>
                <w:right w:val="none" w:sz="0" w:space="0" w:color="auto"/>
              </w:divBdr>
            </w:div>
          </w:divsChild>
        </w:div>
        <w:div w:id="1955671892">
          <w:marLeft w:val="0"/>
          <w:marRight w:val="0"/>
          <w:marTop w:val="0"/>
          <w:marBottom w:val="0"/>
          <w:divBdr>
            <w:top w:val="none" w:sz="0" w:space="0" w:color="auto"/>
            <w:left w:val="none" w:sz="0" w:space="0" w:color="auto"/>
            <w:bottom w:val="none" w:sz="0" w:space="0" w:color="auto"/>
            <w:right w:val="none" w:sz="0" w:space="0" w:color="auto"/>
          </w:divBdr>
          <w:divsChild>
            <w:div w:id="625500750">
              <w:marLeft w:val="0"/>
              <w:marRight w:val="0"/>
              <w:marTop w:val="0"/>
              <w:marBottom w:val="0"/>
              <w:divBdr>
                <w:top w:val="none" w:sz="0" w:space="0" w:color="auto"/>
                <w:left w:val="none" w:sz="0" w:space="0" w:color="auto"/>
                <w:bottom w:val="none" w:sz="0" w:space="0" w:color="auto"/>
                <w:right w:val="none" w:sz="0" w:space="0" w:color="auto"/>
              </w:divBdr>
            </w:div>
          </w:divsChild>
        </w:div>
        <w:div w:id="1903710948">
          <w:marLeft w:val="0"/>
          <w:marRight w:val="0"/>
          <w:marTop w:val="0"/>
          <w:marBottom w:val="0"/>
          <w:divBdr>
            <w:top w:val="none" w:sz="0" w:space="0" w:color="auto"/>
            <w:left w:val="none" w:sz="0" w:space="0" w:color="auto"/>
            <w:bottom w:val="none" w:sz="0" w:space="0" w:color="auto"/>
            <w:right w:val="none" w:sz="0" w:space="0" w:color="auto"/>
          </w:divBdr>
          <w:divsChild>
            <w:div w:id="1139689723">
              <w:marLeft w:val="0"/>
              <w:marRight w:val="0"/>
              <w:marTop w:val="0"/>
              <w:marBottom w:val="0"/>
              <w:divBdr>
                <w:top w:val="none" w:sz="0" w:space="0" w:color="auto"/>
                <w:left w:val="none" w:sz="0" w:space="0" w:color="auto"/>
                <w:bottom w:val="none" w:sz="0" w:space="0" w:color="auto"/>
                <w:right w:val="none" w:sz="0" w:space="0" w:color="auto"/>
              </w:divBdr>
            </w:div>
          </w:divsChild>
        </w:div>
        <w:div w:id="1758750871">
          <w:marLeft w:val="0"/>
          <w:marRight w:val="0"/>
          <w:marTop w:val="0"/>
          <w:marBottom w:val="0"/>
          <w:divBdr>
            <w:top w:val="none" w:sz="0" w:space="0" w:color="auto"/>
            <w:left w:val="none" w:sz="0" w:space="0" w:color="auto"/>
            <w:bottom w:val="none" w:sz="0" w:space="0" w:color="auto"/>
            <w:right w:val="none" w:sz="0" w:space="0" w:color="auto"/>
          </w:divBdr>
          <w:divsChild>
            <w:div w:id="682048349">
              <w:marLeft w:val="0"/>
              <w:marRight w:val="0"/>
              <w:marTop w:val="0"/>
              <w:marBottom w:val="0"/>
              <w:divBdr>
                <w:top w:val="none" w:sz="0" w:space="0" w:color="auto"/>
                <w:left w:val="none" w:sz="0" w:space="0" w:color="auto"/>
                <w:bottom w:val="none" w:sz="0" w:space="0" w:color="auto"/>
                <w:right w:val="none" w:sz="0" w:space="0" w:color="auto"/>
              </w:divBdr>
            </w:div>
          </w:divsChild>
        </w:div>
        <w:div w:id="26761182">
          <w:marLeft w:val="0"/>
          <w:marRight w:val="0"/>
          <w:marTop w:val="0"/>
          <w:marBottom w:val="0"/>
          <w:divBdr>
            <w:top w:val="none" w:sz="0" w:space="0" w:color="auto"/>
            <w:left w:val="none" w:sz="0" w:space="0" w:color="auto"/>
            <w:bottom w:val="none" w:sz="0" w:space="0" w:color="auto"/>
            <w:right w:val="none" w:sz="0" w:space="0" w:color="auto"/>
          </w:divBdr>
          <w:divsChild>
            <w:div w:id="350953297">
              <w:marLeft w:val="0"/>
              <w:marRight w:val="0"/>
              <w:marTop w:val="0"/>
              <w:marBottom w:val="0"/>
              <w:divBdr>
                <w:top w:val="none" w:sz="0" w:space="0" w:color="auto"/>
                <w:left w:val="none" w:sz="0" w:space="0" w:color="auto"/>
                <w:bottom w:val="none" w:sz="0" w:space="0" w:color="auto"/>
                <w:right w:val="none" w:sz="0" w:space="0" w:color="auto"/>
              </w:divBdr>
            </w:div>
          </w:divsChild>
        </w:div>
        <w:div w:id="1845583000">
          <w:marLeft w:val="0"/>
          <w:marRight w:val="0"/>
          <w:marTop w:val="0"/>
          <w:marBottom w:val="0"/>
          <w:divBdr>
            <w:top w:val="none" w:sz="0" w:space="0" w:color="auto"/>
            <w:left w:val="none" w:sz="0" w:space="0" w:color="auto"/>
            <w:bottom w:val="none" w:sz="0" w:space="0" w:color="auto"/>
            <w:right w:val="none" w:sz="0" w:space="0" w:color="auto"/>
          </w:divBdr>
          <w:divsChild>
            <w:div w:id="2043246937">
              <w:marLeft w:val="0"/>
              <w:marRight w:val="0"/>
              <w:marTop w:val="0"/>
              <w:marBottom w:val="0"/>
              <w:divBdr>
                <w:top w:val="none" w:sz="0" w:space="0" w:color="auto"/>
                <w:left w:val="none" w:sz="0" w:space="0" w:color="auto"/>
                <w:bottom w:val="none" w:sz="0" w:space="0" w:color="auto"/>
                <w:right w:val="none" w:sz="0" w:space="0" w:color="auto"/>
              </w:divBdr>
            </w:div>
          </w:divsChild>
        </w:div>
        <w:div w:id="468785664">
          <w:marLeft w:val="0"/>
          <w:marRight w:val="0"/>
          <w:marTop w:val="0"/>
          <w:marBottom w:val="0"/>
          <w:divBdr>
            <w:top w:val="none" w:sz="0" w:space="0" w:color="auto"/>
            <w:left w:val="none" w:sz="0" w:space="0" w:color="auto"/>
            <w:bottom w:val="none" w:sz="0" w:space="0" w:color="auto"/>
            <w:right w:val="none" w:sz="0" w:space="0" w:color="auto"/>
          </w:divBdr>
          <w:divsChild>
            <w:div w:id="165001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97202">
      <w:bodyDiv w:val="1"/>
      <w:marLeft w:val="0"/>
      <w:marRight w:val="0"/>
      <w:marTop w:val="0"/>
      <w:marBottom w:val="0"/>
      <w:divBdr>
        <w:top w:val="none" w:sz="0" w:space="0" w:color="auto"/>
        <w:left w:val="none" w:sz="0" w:space="0" w:color="auto"/>
        <w:bottom w:val="none" w:sz="0" w:space="0" w:color="auto"/>
        <w:right w:val="none" w:sz="0" w:space="0" w:color="auto"/>
      </w:divBdr>
    </w:div>
    <w:div w:id="817964021">
      <w:bodyDiv w:val="1"/>
      <w:marLeft w:val="0"/>
      <w:marRight w:val="0"/>
      <w:marTop w:val="0"/>
      <w:marBottom w:val="0"/>
      <w:divBdr>
        <w:top w:val="none" w:sz="0" w:space="0" w:color="auto"/>
        <w:left w:val="none" w:sz="0" w:space="0" w:color="auto"/>
        <w:bottom w:val="none" w:sz="0" w:space="0" w:color="auto"/>
        <w:right w:val="none" w:sz="0" w:space="0" w:color="auto"/>
      </w:divBdr>
    </w:div>
    <w:div w:id="823277485">
      <w:bodyDiv w:val="1"/>
      <w:marLeft w:val="0"/>
      <w:marRight w:val="0"/>
      <w:marTop w:val="0"/>
      <w:marBottom w:val="0"/>
      <w:divBdr>
        <w:top w:val="none" w:sz="0" w:space="0" w:color="auto"/>
        <w:left w:val="none" w:sz="0" w:space="0" w:color="auto"/>
        <w:bottom w:val="none" w:sz="0" w:space="0" w:color="auto"/>
        <w:right w:val="none" w:sz="0" w:space="0" w:color="auto"/>
      </w:divBdr>
    </w:div>
    <w:div w:id="846288367">
      <w:bodyDiv w:val="1"/>
      <w:marLeft w:val="0"/>
      <w:marRight w:val="0"/>
      <w:marTop w:val="0"/>
      <w:marBottom w:val="0"/>
      <w:divBdr>
        <w:top w:val="none" w:sz="0" w:space="0" w:color="auto"/>
        <w:left w:val="none" w:sz="0" w:space="0" w:color="auto"/>
        <w:bottom w:val="none" w:sz="0" w:space="0" w:color="auto"/>
        <w:right w:val="none" w:sz="0" w:space="0" w:color="auto"/>
      </w:divBdr>
      <w:divsChild>
        <w:div w:id="1870874178">
          <w:marLeft w:val="0"/>
          <w:marRight w:val="0"/>
          <w:marTop w:val="0"/>
          <w:marBottom w:val="0"/>
          <w:divBdr>
            <w:top w:val="none" w:sz="0" w:space="0" w:color="auto"/>
            <w:left w:val="none" w:sz="0" w:space="0" w:color="auto"/>
            <w:bottom w:val="none" w:sz="0" w:space="0" w:color="auto"/>
            <w:right w:val="none" w:sz="0" w:space="0" w:color="auto"/>
          </w:divBdr>
        </w:div>
        <w:div w:id="771127376">
          <w:marLeft w:val="0"/>
          <w:marRight w:val="0"/>
          <w:marTop w:val="0"/>
          <w:marBottom w:val="0"/>
          <w:divBdr>
            <w:top w:val="none" w:sz="0" w:space="0" w:color="auto"/>
            <w:left w:val="none" w:sz="0" w:space="0" w:color="auto"/>
            <w:bottom w:val="none" w:sz="0" w:space="0" w:color="auto"/>
            <w:right w:val="none" w:sz="0" w:space="0" w:color="auto"/>
          </w:divBdr>
        </w:div>
        <w:div w:id="1180588694">
          <w:marLeft w:val="0"/>
          <w:marRight w:val="0"/>
          <w:marTop w:val="0"/>
          <w:marBottom w:val="0"/>
          <w:divBdr>
            <w:top w:val="none" w:sz="0" w:space="0" w:color="auto"/>
            <w:left w:val="none" w:sz="0" w:space="0" w:color="auto"/>
            <w:bottom w:val="none" w:sz="0" w:space="0" w:color="auto"/>
            <w:right w:val="none" w:sz="0" w:space="0" w:color="auto"/>
          </w:divBdr>
        </w:div>
        <w:div w:id="673800714">
          <w:marLeft w:val="0"/>
          <w:marRight w:val="0"/>
          <w:marTop w:val="0"/>
          <w:marBottom w:val="0"/>
          <w:divBdr>
            <w:top w:val="none" w:sz="0" w:space="0" w:color="auto"/>
            <w:left w:val="none" w:sz="0" w:space="0" w:color="auto"/>
            <w:bottom w:val="none" w:sz="0" w:space="0" w:color="auto"/>
            <w:right w:val="none" w:sz="0" w:space="0" w:color="auto"/>
          </w:divBdr>
        </w:div>
        <w:div w:id="586547895">
          <w:marLeft w:val="0"/>
          <w:marRight w:val="0"/>
          <w:marTop w:val="0"/>
          <w:marBottom w:val="0"/>
          <w:divBdr>
            <w:top w:val="none" w:sz="0" w:space="0" w:color="auto"/>
            <w:left w:val="none" w:sz="0" w:space="0" w:color="auto"/>
            <w:bottom w:val="none" w:sz="0" w:space="0" w:color="auto"/>
            <w:right w:val="none" w:sz="0" w:space="0" w:color="auto"/>
          </w:divBdr>
        </w:div>
        <w:div w:id="2041079384">
          <w:marLeft w:val="0"/>
          <w:marRight w:val="0"/>
          <w:marTop w:val="0"/>
          <w:marBottom w:val="0"/>
          <w:divBdr>
            <w:top w:val="none" w:sz="0" w:space="0" w:color="auto"/>
            <w:left w:val="none" w:sz="0" w:space="0" w:color="auto"/>
            <w:bottom w:val="none" w:sz="0" w:space="0" w:color="auto"/>
            <w:right w:val="none" w:sz="0" w:space="0" w:color="auto"/>
          </w:divBdr>
        </w:div>
        <w:div w:id="872810236">
          <w:marLeft w:val="0"/>
          <w:marRight w:val="0"/>
          <w:marTop w:val="0"/>
          <w:marBottom w:val="0"/>
          <w:divBdr>
            <w:top w:val="none" w:sz="0" w:space="0" w:color="auto"/>
            <w:left w:val="none" w:sz="0" w:space="0" w:color="auto"/>
            <w:bottom w:val="none" w:sz="0" w:space="0" w:color="auto"/>
            <w:right w:val="none" w:sz="0" w:space="0" w:color="auto"/>
          </w:divBdr>
        </w:div>
        <w:div w:id="22245045">
          <w:marLeft w:val="0"/>
          <w:marRight w:val="0"/>
          <w:marTop w:val="0"/>
          <w:marBottom w:val="0"/>
          <w:divBdr>
            <w:top w:val="none" w:sz="0" w:space="0" w:color="auto"/>
            <w:left w:val="none" w:sz="0" w:space="0" w:color="auto"/>
            <w:bottom w:val="none" w:sz="0" w:space="0" w:color="auto"/>
            <w:right w:val="none" w:sz="0" w:space="0" w:color="auto"/>
          </w:divBdr>
        </w:div>
      </w:divsChild>
    </w:div>
    <w:div w:id="865369599">
      <w:bodyDiv w:val="1"/>
      <w:marLeft w:val="0"/>
      <w:marRight w:val="0"/>
      <w:marTop w:val="0"/>
      <w:marBottom w:val="0"/>
      <w:divBdr>
        <w:top w:val="none" w:sz="0" w:space="0" w:color="auto"/>
        <w:left w:val="none" w:sz="0" w:space="0" w:color="auto"/>
        <w:bottom w:val="none" w:sz="0" w:space="0" w:color="auto"/>
        <w:right w:val="none" w:sz="0" w:space="0" w:color="auto"/>
      </w:divBdr>
    </w:div>
    <w:div w:id="888885242">
      <w:bodyDiv w:val="1"/>
      <w:marLeft w:val="0"/>
      <w:marRight w:val="0"/>
      <w:marTop w:val="0"/>
      <w:marBottom w:val="0"/>
      <w:divBdr>
        <w:top w:val="none" w:sz="0" w:space="0" w:color="auto"/>
        <w:left w:val="none" w:sz="0" w:space="0" w:color="auto"/>
        <w:bottom w:val="none" w:sz="0" w:space="0" w:color="auto"/>
        <w:right w:val="none" w:sz="0" w:space="0" w:color="auto"/>
      </w:divBdr>
    </w:div>
    <w:div w:id="899369033">
      <w:bodyDiv w:val="1"/>
      <w:marLeft w:val="0"/>
      <w:marRight w:val="0"/>
      <w:marTop w:val="0"/>
      <w:marBottom w:val="0"/>
      <w:divBdr>
        <w:top w:val="none" w:sz="0" w:space="0" w:color="auto"/>
        <w:left w:val="none" w:sz="0" w:space="0" w:color="auto"/>
        <w:bottom w:val="none" w:sz="0" w:space="0" w:color="auto"/>
        <w:right w:val="none" w:sz="0" w:space="0" w:color="auto"/>
      </w:divBdr>
      <w:divsChild>
        <w:div w:id="904220401">
          <w:marLeft w:val="0"/>
          <w:marRight w:val="0"/>
          <w:marTop w:val="0"/>
          <w:marBottom w:val="0"/>
          <w:divBdr>
            <w:top w:val="none" w:sz="0" w:space="0" w:color="auto"/>
            <w:left w:val="none" w:sz="0" w:space="0" w:color="auto"/>
            <w:bottom w:val="none" w:sz="0" w:space="0" w:color="auto"/>
            <w:right w:val="none" w:sz="0" w:space="0" w:color="auto"/>
          </w:divBdr>
        </w:div>
        <w:div w:id="2047365264">
          <w:marLeft w:val="0"/>
          <w:marRight w:val="0"/>
          <w:marTop w:val="0"/>
          <w:marBottom w:val="0"/>
          <w:divBdr>
            <w:top w:val="none" w:sz="0" w:space="0" w:color="auto"/>
            <w:left w:val="none" w:sz="0" w:space="0" w:color="auto"/>
            <w:bottom w:val="none" w:sz="0" w:space="0" w:color="auto"/>
            <w:right w:val="none" w:sz="0" w:space="0" w:color="auto"/>
          </w:divBdr>
          <w:divsChild>
            <w:div w:id="623541567">
              <w:marLeft w:val="-75"/>
              <w:marRight w:val="0"/>
              <w:marTop w:val="30"/>
              <w:marBottom w:val="30"/>
              <w:divBdr>
                <w:top w:val="none" w:sz="0" w:space="0" w:color="auto"/>
                <w:left w:val="none" w:sz="0" w:space="0" w:color="auto"/>
                <w:bottom w:val="none" w:sz="0" w:space="0" w:color="auto"/>
                <w:right w:val="none" w:sz="0" w:space="0" w:color="auto"/>
              </w:divBdr>
              <w:divsChild>
                <w:div w:id="599526777">
                  <w:marLeft w:val="0"/>
                  <w:marRight w:val="0"/>
                  <w:marTop w:val="0"/>
                  <w:marBottom w:val="0"/>
                  <w:divBdr>
                    <w:top w:val="none" w:sz="0" w:space="0" w:color="auto"/>
                    <w:left w:val="none" w:sz="0" w:space="0" w:color="auto"/>
                    <w:bottom w:val="none" w:sz="0" w:space="0" w:color="auto"/>
                    <w:right w:val="none" w:sz="0" w:space="0" w:color="auto"/>
                  </w:divBdr>
                  <w:divsChild>
                    <w:div w:id="551890414">
                      <w:marLeft w:val="0"/>
                      <w:marRight w:val="0"/>
                      <w:marTop w:val="0"/>
                      <w:marBottom w:val="0"/>
                      <w:divBdr>
                        <w:top w:val="none" w:sz="0" w:space="0" w:color="auto"/>
                        <w:left w:val="none" w:sz="0" w:space="0" w:color="auto"/>
                        <w:bottom w:val="none" w:sz="0" w:space="0" w:color="auto"/>
                        <w:right w:val="none" w:sz="0" w:space="0" w:color="auto"/>
                      </w:divBdr>
                    </w:div>
                  </w:divsChild>
                </w:div>
                <w:div w:id="1708141834">
                  <w:marLeft w:val="0"/>
                  <w:marRight w:val="0"/>
                  <w:marTop w:val="0"/>
                  <w:marBottom w:val="0"/>
                  <w:divBdr>
                    <w:top w:val="none" w:sz="0" w:space="0" w:color="auto"/>
                    <w:left w:val="none" w:sz="0" w:space="0" w:color="auto"/>
                    <w:bottom w:val="none" w:sz="0" w:space="0" w:color="auto"/>
                    <w:right w:val="none" w:sz="0" w:space="0" w:color="auto"/>
                  </w:divBdr>
                  <w:divsChild>
                    <w:div w:id="1916474679">
                      <w:marLeft w:val="0"/>
                      <w:marRight w:val="0"/>
                      <w:marTop w:val="0"/>
                      <w:marBottom w:val="0"/>
                      <w:divBdr>
                        <w:top w:val="none" w:sz="0" w:space="0" w:color="auto"/>
                        <w:left w:val="none" w:sz="0" w:space="0" w:color="auto"/>
                        <w:bottom w:val="none" w:sz="0" w:space="0" w:color="auto"/>
                        <w:right w:val="none" w:sz="0" w:space="0" w:color="auto"/>
                      </w:divBdr>
                    </w:div>
                  </w:divsChild>
                </w:div>
                <w:div w:id="597369373">
                  <w:marLeft w:val="0"/>
                  <w:marRight w:val="0"/>
                  <w:marTop w:val="0"/>
                  <w:marBottom w:val="0"/>
                  <w:divBdr>
                    <w:top w:val="none" w:sz="0" w:space="0" w:color="auto"/>
                    <w:left w:val="none" w:sz="0" w:space="0" w:color="auto"/>
                    <w:bottom w:val="none" w:sz="0" w:space="0" w:color="auto"/>
                    <w:right w:val="none" w:sz="0" w:space="0" w:color="auto"/>
                  </w:divBdr>
                  <w:divsChild>
                    <w:div w:id="1915629926">
                      <w:marLeft w:val="0"/>
                      <w:marRight w:val="0"/>
                      <w:marTop w:val="0"/>
                      <w:marBottom w:val="0"/>
                      <w:divBdr>
                        <w:top w:val="none" w:sz="0" w:space="0" w:color="auto"/>
                        <w:left w:val="none" w:sz="0" w:space="0" w:color="auto"/>
                        <w:bottom w:val="none" w:sz="0" w:space="0" w:color="auto"/>
                        <w:right w:val="none" w:sz="0" w:space="0" w:color="auto"/>
                      </w:divBdr>
                    </w:div>
                  </w:divsChild>
                </w:div>
                <w:div w:id="1749645915">
                  <w:marLeft w:val="0"/>
                  <w:marRight w:val="0"/>
                  <w:marTop w:val="0"/>
                  <w:marBottom w:val="0"/>
                  <w:divBdr>
                    <w:top w:val="none" w:sz="0" w:space="0" w:color="auto"/>
                    <w:left w:val="none" w:sz="0" w:space="0" w:color="auto"/>
                    <w:bottom w:val="none" w:sz="0" w:space="0" w:color="auto"/>
                    <w:right w:val="none" w:sz="0" w:space="0" w:color="auto"/>
                  </w:divBdr>
                  <w:divsChild>
                    <w:div w:id="1413550391">
                      <w:marLeft w:val="0"/>
                      <w:marRight w:val="0"/>
                      <w:marTop w:val="0"/>
                      <w:marBottom w:val="0"/>
                      <w:divBdr>
                        <w:top w:val="none" w:sz="0" w:space="0" w:color="auto"/>
                        <w:left w:val="none" w:sz="0" w:space="0" w:color="auto"/>
                        <w:bottom w:val="none" w:sz="0" w:space="0" w:color="auto"/>
                        <w:right w:val="none" w:sz="0" w:space="0" w:color="auto"/>
                      </w:divBdr>
                    </w:div>
                  </w:divsChild>
                </w:div>
                <w:div w:id="2139951463">
                  <w:marLeft w:val="0"/>
                  <w:marRight w:val="0"/>
                  <w:marTop w:val="0"/>
                  <w:marBottom w:val="0"/>
                  <w:divBdr>
                    <w:top w:val="none" w:sz="0" w:space="0" w:color="auto"/>
                    <w:left w:val="none" w:sz="0" w:space="0" w:color="auto"/>
                    <w:bottom w:val="none" w:sz="0" w:space="0" w:color="auto"/>
                    <w:right w:val="none" w:sz="0" w:space="0" w:color="auto"/>
                  </w:divBdr>
                  <w:divsChild>
                    <w:div w:id="477646123">
                      <w:marLeft w:val="0"/>
                      <w:marRight w:val="0"/>
                      <w:marTop w:val="0"/>
                      <w:marBottom w:val="0"/>
                      <w:divBdr>
                        <w:top w:val="none" w:sz="0" w:space="0" w:color="auto"/>
                        <w:left w:val="none" w:sz="0" w:space="0" w:color="auto"/>
                        <w:bottom w:val="none" w:sz="0" w:space="0" w:color="auto"/>
                        <w:right w:val="none" w:sz="0" w:space="0" w:color="auto"/>
                      </w:divBdr>
                    </w:div>
                  </w:divsChild>
                </w:div>
                <w:div w:id="1590773026">
                  <w:marLeft w:val="0"/>
                  <w:marRight w:val="0"/>
                  <w:marTop w:val="0"/>
                  <w:marBottom w:val="0"/>
                  <w:divBdr>
                    <w:top w:val="none" w:sz="0" w:space="0" w:color="auto"/>
                    <w:left w:val="none" w:sz="0" w:space="0" w:color="auto"/>
                    <w:bottom w:val="none" w:sz="0" w:space="0" w:color="auto"/>
                    <w:right w:val="none" w:sz="0" w:space="0" w:color="auto"/>
                  </w:divBdr>
                  <w:divsChild>
                    <w:div w:id="845098360">
                      <w:marLeft w:val="0"/>
                      <w:marRight w:val="0"/>
                      <w:marTop w:val="0"/>
                      <w:marBottom w:val="0"/>
                      <w:divBdr>
                        <w:top w:val="none" w:sz="0" w:space="0" w:color="auto"/>
                        <w:left w:val="none" w:sz="0" w:space="0" w:color="auto"/>
                        <w:bottom w:val="none" w:sz="0" w:space="0" w:color="auto"/>
                        <w:right w:val="none" w:sz="0" w:space="0" w:color="auto"/>
                      </w:divBdr>
                    </w:div>
                  </w:divsChild>
                </w:div>
                <w:div w:id="341707182">
                  <w:marLeft w:val="0"/>
                  <w:marRight w:val="0"/>
                  <w:marTop w:val="0"/>
                  <w:marBottom w:val="0"/>
                  <w:divBdr>
                    <w:top w:val="none" w:sz="0" w:space="0" w:color="auto"/>
                    <w:left w:val="none" w:sz="0" w:space="0" w:color="auto"/>
                    <w:bottom w:val="none" w:sz="0" w:space="0" w:color="auto"/>
                    <w:right w:val="none" w:sz="0" w:space="0" w:color="auto"/>
                  </w:divBdr>
                  <w:divsChild>
                    <w:div w:id="1272474929">
                      <w:marLeft w:val="0"/>
                      <w:marRight w:val="0"/>
                      <w:marTop w:val="0"/>
                      <w:marBottom w:val="0"/>
                      <w:divBdr>
                        <w:top w:val="none" w:sz="0" w:space="0" w:color="auto"/>
                        <w:left w:val="none" w:sz="0" w:space="0" w:color="auto"/>
                        <w:bottom w:val="none" w:sz="0" w:space="0" w:color="auto"/>
                        <w:right w:val="none" w:sz="0" w:space="0" w:color="auto"/>
                      </w:divBdr>
                    </w:div>
                  </w:divsChild>
                </w:div>
                <w:div w:id="1177386357">
                  <w:marLeft w:val="0"/>
                  <w:marRight w:val="0"/>
                  <w:marTop w:val="0"/>
                  <w:marBottom w:val="0"/>
                  <w:divBdr>
                    <w:top w:val="none" w:sz="0" w:space="0" w:color="auto"/>
                    <w:left w:val="none" w:sz="0" w:space="0" w:color="auto"/>
                    <w:bottom w:val="none" w:sz="0" w:space="0" w:color="auto"/>
                    <w:right w:val="none" w:sz="0" w:space="0" w:color="auto"/>
                  </w:divBdr>
                  <w:divsChild>
                    <w:div w:id="1786994623">
                      <w:marLeft w:val="0"/>
                      <w:marRight w:val="0"/>
                      <w:marTop w:val="0"/>
                      <w:marBottom w:val="0"/>
                      <w:divBdr>
                        <w:top w:val="none" w:sz="0" w:space="0" w:color="auto"/>
                        <w:left w:val="none" w:sz="0" w:space="0" w:color="auto"/>
                        <w:bottom w:val="none" w:sz="0" w:space="0" w:color="auto"/>
                        <w:right w:val="none" w:sz="0" w:space="0" w:color="auto"/>
                      </w:divBdr>
                    </w:div>
                  </w:divsChild>
                </w:div>
                <w:div w:id="1506286184">
                  <w:marLeft w:val="0"/>
                  <w:marRight w:val="0"/>
                  <w:marTop w:val="0"/>
                  <w:marBottom w:val="0"/>
                  <w:divBdr>
                    <w:top w:val="none" w:sz="0" w:space="0" w:color="auto"/>
                    <w:left w:val="none" w:sz="0" w:space="0" w:color="auto"/>
                    <w:bottom w:val="none" w:sz="0" w:space="0" w:color="auto"/>
                    <w:right w:val="none" w:sz="0" w:space="0" w:color="auto"/>
                  </w:divBdr>
                  <w:divsChild>
                    <w:div w:id="695932305">
                      <w:marLeft w:val="0"/>
                      <w:marRight w:val="0"/>
                      <w:marTop w:val="0"/>
                      <w:marBottom w:val="0"/>
                      <w:divBdr>
                        <w:top w:val="none" w:sz="0" w:space="0" w:color="auto"/>
                        <w:left w:val="none" w:sz="0" w:space="0" w:color="auto"/>
                        <w:bottom w:val="none" w:sz="0" w:space="0" w:color="auto"/>
                        <w:right w:val="none" w:sz="0" w:space="0" w:color="auto"/>
                      </w:divBdr>
                    </w:div>
                  </w:divsChild>
                </w:div>
                <w:div w:id="1898205711">
                  <w:marLeft w:val="0"/>
                  <w:marRight w:val="0"/>
                  <w:marTop w:val="0"/>
                  <w:marBottom w:val="0"/>
                  <w:divBdr>
                    <w:top w:val="none" w:sz="0" w:space="0" w:color="auto"/>
                    <w:left w:val="none" w:sz="0" w:space="0" w:color="auto"/>
                    <w:bottom w:val="none" w:sz="0" w:space="0" w:color="auto"/>
                    <w:right w:val="none" w:sz="0" w:space="0" w:color="auto"/>
                  </w:divBdr>
                  <w:divsChild>
                    <w:div w:id="666174641">
                      <w:marLeft w:val="0"/>
                      <w:marRight w:val="0"/>
                      <w:marTop w:val="0"/>
                      <w:marBottom w:val="0"/>
                      <w:divBdr>
                        <w:top w:val="none" w:sz="0" w:space="0" w:color="auto"/>
                        <w:left w:val="none" w:sz="0" w:space="0" w:color="auto"/>
                        <w:bottom w:val="none" w:sz="0" w:space="0" w:color="auto"/>
                        <w:right w:val="none" w:sz="0" w:space="0" w:color="auto"/>
                      </w:divBdr>
                    </w:div>
                  </w:divsChild>
                </w:div>
                <w:div w:id="1112895151">
                  <w:marLeft w:val="0"/>
                  <w:marRight w:val="0"/>
                  <w:marTop w:val="0"/>
                  <w:marBottom w:val="0"/>
                  <w:divBdr>
                    <w:top w:val="none" w:sz="0" w:space="0" w:color="auto"/>
                    <w:left w:val="none" w:sz="0" w:space="0" w:color="auto"/>
                    <w:bottom w:val="none" w:sz="0" w:space="0" w:color="auto"/>
                    <w:right w:val="none" w:sz="0" w:space="0" w:color="auto"/>
                  </w:divBdr>
                  <w:divsChild>
                    <w:div w:id="685181768">
                      <w:marLeft w:val="0"/>
                      <w:marRight w:val="0"/>
                      <w:marTop w:val="0"/>
                      <w:marBottom w:val="0"/>
                      <w:divBdr>
                        <w:top w:val="none" w:sz="0" w:space="0" w:color="auto"/>
                        <w:left w:val="none" w:sz="0" w:space="0" w:color="auto"/>
                        <w:bottom w:val="none" w:sz="0" w:space="0" w:color="auto"/>
                        <w:right w:val="none" w:sz="0" w:space="0" w:color="auto"/>
                      </w:divBdr>
                    </w:div>
                  </w:divsChild>
                </w:div>
                <w:div w:id="1283346793">
                  <w:marLeft w:val="0"/>
                  <w:marRight w:val="0"/>
                  <w:marTop w:val="0"/>
                  <w:marBottom w:val="0"/>
                  <w:divBdr>
                    <w:top w:val="none" w:sz="0" w:space="0" w:color="auto"/>
                    <w:left w:val="none" w:sz="0" w:space="0" w:color="auto"/>
                    <w:bottom w:val="none" w:sz="0" w:space="0" w:color="auto"/>
                    <w:right w:val="none" w:sz="0" w:space="0" w:color="auto"/>
                  </w:divBdr>
                  <w:divsChild>
                    <w:div w:id="1348868006">
                      <w:marLeft w:val="0"/>
                      <w:marRight w:val="0"/>
                      <w:marTop w:val="0"/>
                      <w:marBottom w:val="0"/>
                      <w:divBdr>
                        <w:top w:val="none" w:sz="0" w:space="0" w:color="auto"/>
                        <w:left w:val="none" w:sz="0" w:space="0" w:color="auto"/>
                        <w:bottom w:val="none" w:sz="0" w:space="0" w:color="auto"/>
                        <w:right w:val="none" w:sz="0" w:space="0" w:color="auto"/>
                      </w:divBdr>
                    </w:div>
                  </w:divsChild>
                </w:div>
                <w:div w:id="1140920579">
                  <w:marLeft w:val="0"/>
                  <w:marRight w:val="0"/>
                  <w:marTop w:val="0"/>
                  <w:marBottom w:val="0"/>
                  <w:divBdr>
                    <w:top w:val="none" w:sz="0" w:space="0" w:color="auto"/>
                    <w:left w:val="none" w:sz="0" w:space="0" w:color="auto"/>
                    <w:bottom w:val="none" w:sz="0" w:space="0" w:color="auto"/>
                    <w:right w:val="none" w:sz="0" w:space="0" w:color="auto"/>
                  </w:divBdr>
                  <w:divsChild>
                    <w:div w:id="1195726902">
                      <w:marLeft w:val="0"/>
                      <w:marRight w:val="0"/>
                      <w:marTop w:val="0"/>
                      <w:marBottom w:val="0"/>
                      <w:divBdr>
                        <w:top w:val="none" w:sz="0" w:space="0" w:color="auto"/>
                        <w:left w:val="none" w:sz="0" w:space="0" w:color="auto"/>
                        <w:bottom w:val="none" w:sz="0" w:space="0" w:color="auto"/>
                        <w:right w:val="none" w:sz="0" w:space="0" w:color="auto"/>
                      </w:divBdr>
                    </w:div>
                  </w:divsChild>
                </w:div>
                <w:div w:id="732823601">
                  <w:marLeft w:val="0"/>
                  <w:marRight w:val="0"/>
                  <w:marTop w:val="0"/>
                  <w:marBottom w:val="0"/>
                  <w:divBdr>
                    <w:top w:val="none" w:sz="0" w:space="0" w:color="auto"/>
                    <w:left w:val="none" w:sz="0" w:space="0" w:color="auto"/>
                    <w:bottom w:val="none" w:sz="0" w:space="0" w:color="auto"/>
                    <w:right w:val="none" w:sz="0" w:space="0" w:color="auto"/>
                  </w:divBdr>
                  <w:divsChild>
                    <w:div w:id="953947028">
                      <w:marLeft w:val="0"/>
                      <w:marRight w:val="0"/>
                      <w:marTop w:val="0"/>
                      <w:marBottom w:val="0"/>
                      <w:divBdr>
                        <w:top w:val="none" w:sz="0" w:space="0" w:color="auto"/>
                        <w:left w:val="none" w:sz="0" w:space="0" w:color="auto"/>
                        <w:bottom w:val="none" w:sz="0" w:space="0" w:color="auto"/>
                        <w:right w:val="none" w:sz="0" w:space="0" w:color="auto"/>
                      </w:divBdr>
                    </w:div>
                  </w:divsChild>
                </w:div>
                <w:div w:id="582881743">
                  <w:marLeft w:val="0"/>
                  <w:marRight w:val="0"/>
                  <w:marTop w:val="0"/>
                  <w:marBottom w:val="0"/>
                  <w:divBdr>
                    <w:top w:val="none" w:sz="0" w:space="0" w:color="auto"/>
                    <w:left w:val="none" w:sz="0" w:space="0" w:color="auto"/>
                    <w:bottom w:val="none" w:sz="0" w:space="0" w:color="auto"/>
                    <w:right w:val="none" w:sz="0" w:space="0" w:color="auto"/>
                  </w:divBdr>
                  <w:divsChild>
                    <w:div w:id="1299796852">
                      <w:marLeft w:val="0"/>
                      <w:marRight w:val="0"/>
                      <w:marTop w:val="0"/>
                      <w:marBottom w:val="0"/>
                      <w:divBdr>
                        <w:top w:val="none" w:sz="0" w:space="0" w:color="auto"/>
                        <w:left w:val="none" w:sz="0" w:space="0" w:color="auto"/>
                        <w:bottom w:val="none" w:sz="0" w:space="0" w:color="auto"/>
                        <w:right w:val="none" w:sz="0" w:space="0" w:color="auto"/>
                      </w:divBdr>
                    </w:div>
                  </w:divsChild>
                </w:div>
                <w:div w:id="1777479524">
                  <w:marLeft w:val="0"/>
                  <w:marRight w:val="0"/>
                  <w:marTop w:val="0"/>
                  <w:marBottom w:val="0"/>
                  <w:divBdr>
                    <w:top w:val="none" w:sz="0" w:space="0" w:color="auto"/>
                    <w:left w:val="none" w:sz="0" w:space="0" w:color="auto"/>
                    <w:bottom w:val="none" w:sz="0" w:space="0" w:color="auto"/>
                    <w:right w:val="none" w:sz="0" w:space="0" w:color="auto"/>
                  </w:divBdr>
                  <w:divsChild>
                    <w:div w:id="1118646091">
                      <w:marLeft w:val="0"/>
                      <w:marRight w:val="0"/>
                      <w:marTop w:val="0"/>
                      <w:marBottom w:val="0"/>
                      <w:divBdr>
                        <w:top w:val="none" w:sz="0" w:space="0" w:color="auto"/>
                        <w:left w:val="none" w:sz="0" w:space="0" w:color="auto"/>
                        <w:bottom w:val="none" w:sz="0" w:space="0" w:color="auto"/>
                        <w:right w:val="none" w:sz="0" w:space="0" w:color="auto"/>
                      </w:divBdr>
                    </w:div>
                  </w:divsChild>
                </w:div>
                <w:div w:id="460345537">
                  <w:marLeft w:val="0"/>
                  <w:marRight w:val="0"/>
                  <w:marTop w:val="0"/>
                  <w:marBottom w:val="0"/>
                  <w:divBdr>
                    <w:top w:val="none" w:sz="0" w:space="0" w:color="auto"/>
                    <w:left w:val="none" w:sz="0" w:space="0" w:color="auto"/>
                    <w:bottom w:val="none" w:sz="0" w:space="0" w:color="auto"/>
                    <w:right w:val="none" w:sz="0" w:space="0" w:color="auto"/>
                  </w:divBdr>
                  <w:divsChild>
                    <w:div w:id="536242464">
                      <w:marLeft w:val="0"/>
                      <w:marRight w:val="0"/>
                      <w:marTop w:val="0"/>
                      <w:marBottom w:val="0"/>
                      <w:divBdr>
                        <w:top w:val="none" w:sz="0" w:space="0" w:color="auto"/>
                        <w:left w:val="none" w:sz="0" w:space="0" w:color="auto"/>
                        <w:bottom w:val="none" w:sz="0" w:space="0" w:color="auto"/>
                        <w:right w:val="none" w:sz="0" w:space="0" w:color="auto"/>
                      </w:divBdr>
                    </w:div>
                  </w:divsChild>
                </w:div>
                <w:div w:id="126046575">
                  <w:marLeft w:val="0"/>
                  <w:marRight w:val="0"/>
                  <w:marTop w:val="0"/>
                  <w:marBottom w:val="0"/>
                  <w:divBdr>
                    <w:top w:val="none" w:sz="0" w:space="0" w:color="auto"/>
                    <w:left w:val="none" w:sz="0" w:space="0" w:color="auto"/>
                    <w:bottom w:val="none" w:sz="0" w:space="0" w:color="auto"/>
                    <w:right w:val="none" w:sz="0" w:space="0" w:color="auto"/>
                  </w:divBdr>
                  <w:divsChild>
                    <w:div w:id="5471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400893">
          <w:marLeft w:val="0"/>
          <w:marRight w:val="0"/>
          <w:marTop w:val="0"/>
          <w:marBottom w:val="0"/>
          <w:divBdr>
            <w:top w:val="none" w:sz="0" w:space="0" w:color="auto"/>
            <w:left w:val="none" w:sz="0" w:space="0" w:color="auto"/>
            <w:bottom w:val="none" w:sz="0" w:space="0" w:color="auto"/>
            <w:right w:val="none" w:sz="0" w:space="0" w:color="auto"/>
          </w:divBdr>
        </w:div>
      </w:divsChild>
    </w:div>
    <w:div w:id="916210829">
      <w:bodyDiv w:val="1"/>
      <w:marLeft w:val="0"/>
      <w:marRight w:val="0"/>
      <w:marTop w:val="0"/>
      <w:marBottom w:val="0"/>
      <w:divBdr>
        <w:top w:val="none" w:sz="0" w:space="0" w:color="auto"/>
        <w:left w:val="none" w:sz="0" w:space="0" w:color="auto"/>
        <w:bottom w:val="none" w:sz="0" w:space="0" w:color="auto"/>
        <w:right w:val="none" w:sz="0" w:space="0" w:color="auto"/>
      </w:divBdr>
      <w:divsChild>
        <w:div w:id="1849054575">
          <w:marLeft w:val="0"/>
          <w:marRight w:val="0"/>
          <w:marTop w:val="0"/>
          <w:marBottom w:val="0"/>
          <w:divBdr>
            <w:top w:val="none" w:sz="0" w:space="0" w:color="auto"/>
            <w:left w:val="none" w:sz="0" w:space="0" w:color="auto"/>
            <w:bottom w:val="none" w:sz="0" w:space="0" w:color="auto"/>
            <w:right w:val="none" w:sz="0" w:space="0" w:color="auto"/>
          </w:divBdr>
        </w:div>
      </w:divsChild>
    </w:div>
    <w:div w:id="992636459">
      <w:bodyDiv w:val="1"/>
      <w:marLeft w:val="0"/>
      <w:marRight w:val="0"/>
      <w:marTop w:val="0"/>
      <w:marBottom w:val="0"/>
      <w:divBdr>
        <w:top w:val="none" w:sz="0" w:space="0" w:color="auto"/>
        <w:left w:val="none" w:sz="0" w:space="0" w:color="auto"/>
        <w:bottom w:val="none" w:sz="0" w:space="0" w:color="auto"/>
        <w:right w:val="none" w:sz="0" w:space="0" w:color="auto"/>
      </w:divBdr>
      <w:divsChild>
        <w:div w:id="2061664076">
          <w:marLeft w:val="0"/>
          <w:marRight w:val="0"/>
          <w:marTop w:val="0"/>
          <w:marBottom w:val="0"/>
          <w:divBdr>
            <w:top w:val="none" w:sz="0" w:space="0" w:color="auto"/>
            <w:left w:val="none" w:sz="0" w:space="0" w:color="auto"/>
            <w:bottom w:val="none" w:sz="0" w:space="0" w:color="auto"/>
            <w:right w:val="none" w:sz="0" w:space="0" w:color="auto"/>
          </w:divBdr>
        </w:div>
        <w:div w:id="437138758">
          <w:marLeft w:val="0"/>
          <w:marRight w:val="0"/>
          <w:marTop w:val="0"/>
          <w:marBottom w:val="0"/>
          <w:divBdr>
            <w:top w:val="none" w:sz="0" w:space="0" w:color="auto"/>
            <w:left w:val="none" w:sz="0" w:space="0" w:color="auto"/>
            <w:bottom w:val="none" w:sz="0" w:space="0" w:color="auto"/>
            <w:right w:val="none" w:sz="0" w:space="0" w:color="auto"/>
          </w:divBdr>
        </w:div>
        <w:div w:id="934023177">
          <w:marLeft w:val="0"/>
          <w:marRight w:val="0"/>
          <w:marTop w:val="0"/>
          <w:marBottom w:val="0"/>
          <w:divBdr>
            <w:top w:val="none" w:sz="0" w:space="0" w:color="auto"/>
            <w:left w:val="none" w:sz="0" w:space="0" w:color="auto"/>
            <w:bottom w:val="none" w:sz="0" w:space="0" w:color="auto"/>
            <w:right w:val="none" w:sz="0" w:space="0" w:color="auto"/>
          </w:divBdr>
        </w:div>
        <w:div w:id="101801402">
          <w:marLeft w:val="0"/>
          <w:marRight w:val="0"/>
          <w:marTop w:val="0"/>
          <w:marBottom w:val="0"/>
          <w:divBdr>
            <w:top w:val="none" w:sz="0" w:space="0" w:color="auto"/>
            <w:left w:val="none" w:sz="0" w:space="0" w:color="auto"/>
            <w:bottom w:val="none" w:sz="0" w:space="0" w:color="auto"/>
            <w:right w:val="none" w:sz="0" w:space="0" w:color="auto"/>
          </w:divBdr>
        </w:div>
        <w:div w:id="859004099">
          <w:marLeft w:val="0"/>
          <w:marRight w:val="0"/>
          <w:marTop w:val="0"/>
          <w:marBottom w:val="0"/>
          <w:divBdr>
            <w:top w:val="none" w:sz="0" w:space="0" w:color="auto"/>
            <w:left w:val="none" w:sz="0" w:space="0" w:color="auto"/>
            <w:bottom w:val="none" w:sz="0" w:space="0" w:color="auto"/>
            <w:right w:val="none" w:sz="0" w:space="0" w:color="auto"/>
          </w:divBdr>
        </w:div>
      </w:divsChild>
    </w:div>
    <w:div w:id="1005664857">
      <w:bodyDiv w:val="1"/>
      <w:marLeft w:val="0"/>
      <w:marRight w:val="0"/>
      <w:marTop w:val="0"/>
      <w:marBottom w:val="0"/>
      <w:divBdr>
        <w:top w:val="none" w:sz="0" w:space="0" w:color="auto"/>
        <w:left w:val="none" w:sz="0" w:space="0" w:color="auto"/>
        <w:bottom w:val="none" w:sz="0" w:space="0" w:color="auto"/>
        <w:right w:val="none" w:sz="0" w:space="0" w:color="auto"/>
      </w:divBdr>
    </w:div>
    <w:div w:id="1023089130">
      <w:bodyDiv w:val="1"/>
      <w:marLeft w:val="0"/>
      <w:marRight w:val="0"/>
      <w:marTop w:val="0"/>
      <w:marBottom w:val="0"/>
      <w:divBdr>
        <w:top w:val="none" w:sz="0" w:space="0" w:color="auto"/>
        <w:left w:val="none" w:sz="0" w:space="0" w:color="auto"/>
        <w:bottom w:val="none" w:sz="0" w:space="0" w:color="auto"/>
        <w:right w:val="none" w:sz="0" w:space="0" w:color="auto"/>
      </w:divBdr>
      <w:divsChild>
        <w:div w:id="1720516704">
          <w:marLeft w:val="0"/>
          <w:marRight w:val="0"/>
          <w:marTop w:val="0"/>
          <w:marBottom w:val="0"/>
          <w:divBdr>
            <w:top w:val="none" w:sz="0" w:space="0" w:color="auto"/>
            <w:left w:val="none" w:sz="0" w:space="0" w:color="auto"/>
            <w:bottom w:val="none" w:sz="0" w:space="0" w:color="auto"/>
            <w:right w:val="none" w:sz="0" w:space="0" w:color="auto"/>
          </w:divBdr>
        </w:div>
        <w:div w:id="1256792796">
          <w:marLeft w:val="0"/>
          <w:marRight w:val="0"/>
          <w:marTop w:val="0"/>
          <w:marBottom w:val="0"/>
          <w:divBdr>
            <w:top w:val="none" w:sz="0" w:space="0" w:color="auto"/>
            <w:left w:val="none" w:sz="0" w:space="0" w:color="auto"/>
            <w:bottom w:val="none" w:sz="0" w:space="0" w:color="auto"/>
            <w:right w:val="none" w:sz="0" w:space="0" w:color="auto"/>
          </w:divBdr>
        </w:div>
        <w:div w:id="157162425">
          <w:marLeft w:val="0"/>
          <w:marRight w:val="0"/>
          <w:marTop w:val="0"/>
          <w:marBottom w:val="0"/>
          <w:divBdr>
            <w:top w:val="none" w:sz="0" w:space="0" w:color="auto"/>
            <w:left w:val="none" w:sz="0" w:space="0" w:color="auto"/>
            <w:bottom w:val="none" w:sz="0" w:space="0" w:color="auto"/>
            <w:right w:val="none" w:sz="0" w:space="0" w:color="auto"/>
          </w:divBdr>
        </w:div>
        <w:div w:id="279383553">
          <w:marLeft w:val="0"/>
          <w:marRight w:val="0"/>
          <w:marTop w:val="0"/>
          <w:marBottom w:val="0"/>
          <w:divBdr>
            <w:top w:val="none" w:sz="0" w:space="0" w:color="auto"/>
            <w:left w:val="none" w:sz="0" w:space="0" w:color="auto"/>
            <w:bottom w:val="none" w:sz="0" w:space="0" w:color="auto"/>
            <w:right w:val="none" w:sz="0" w:space="0" w:color="auto"/>
          </w:divBdr>
        </w:div>
        <w:div w:id="1671102839">
          <w:marLeft w:val="0"/>
          <w:marRight w:val="0"/>
          <w:marTop w:val="0"/>
          <w:marBottom w:val="0"/>
          <w:divBdr>
            <w:top w:val="none" w:sz="0" w:space="0" w:color="auto"/>
            <w:left w:val="none" w:sz="0" w:space="0" w:color="auto"/>
            <w:bottom w:val="none" w:sz="0" w:space="0" w:color="auto"/>
            <w:right w:val="none" w:sz="0" w:space="0" w:color="auto"/>
          </w:divBdr>
        </w:div>
        <w:div w:id="1442336384">
          <w:marLeft w:val="0"/>
          <w:marRight w:val="0"/>
          <w:marTop w:val="0"/>
          <w:marBottom w:val="0"/>
          <w:divBdr>
            <w:top w:val="none" w:sz="0" w:space="0" w:color="auto"/>
            <w:left w:val="none" w:sz="0" w:space="0" w:color="auto"/>
            <w:bottom w:val="none" w:sz="0" w:space="0" w:color="auto"/>
            <w:right w:val="none" w:sz="0" w:space="0" w:color="auto"/>
          </w:divBdr>
        </w:div>
        <w:div w:id="730540741">
          <w:marLeft w:val="0"/>
          <w:marRight w:val="0"/>
          <w:marTop w:val="0"/>
          <w:marBottom w:val="0"/>
          <w:divBdr>
            <w:top w:val="none" w:sz="0" w:space="0" w:color="auto"/>
            <w:left w:val="none" w:sz="0" w:space="0" w:color="auto"/>
            <w:bottom w:val="none" w:sz="0" w:space="0" w:color="auto"/>
            <w:right w:val="none" w:sz="0" w:space="0" w:color="auto"/>
          </w:divBdr>
        </w:div>
        <w:div w:id="1394507533">
          <w:marLeft w:val="0"/>
          <w:marRight w:val="0"/>
          <w:marTop w:val="0"/>
          <w:marBottom w:val="0"/>
          <w:divBdr>
            <w:top w:val="none" w:sz="0" w:space="0" w:color="auto"/>
            <w:left w:val="none" w:sz="0" w:space="0" w:color="auto"/>
            <w:bottom w:val="none" w:sz="0" w:space="0" w:color="auto"/>
            <w:right w:val="none" w:sz="0" w:space="0" w:color="auto"/>
          </w:divBdr>
        </w:div>
      </w:divsChild>
    </w:div>
    <w:div w:id="1046416810">
      <w:bodyDiv w:val="1"/>
      <w:marLeft w:val="0"/>
      <w:marRight w:val="0"/>
      <w:marTop w:val="0"/>
      <w:marBottom w:val="0"/>
      <w:divBdr>
        <w:top w:val="none" w:sz="0" w:space="0" w:color="auto"/>
        <w:left w:val="none" w:sz="0" w:space="0" w:color="auto"/>
        <w:bottom w:val="none" w:sz="0" w:space="0" w:color="auto"/>
        <w:right w:val="none" w:sz="0" w:space="0" w:color="auto"/>
      </w:divBdr>
      <w:divsChild>
        <w:div w:id="1728604648">
          <w:marLeft w:val="0"/>
          <w:marRight w:val="0"/>
          <w:marTop w:val="0"/>
          <w:marBottom w:val="0"/>
          <w:divBdr>
            <w:top w:val="none" w:sz="0" w:space="0" w:color="auto"/>
            <w:left w:val="none" w:sz="0" w:space="0" w:color="auto"/>
            <w:bottom w:val="none" w:sz="0" w:space="0" w:color="auto"/>
            <w:right w:val="none" w:sz="0" w:space="0" w:color="auto"/>
          </w:divBdr>
        </w:div>
        <w:div w:id="490028401">
          <w:marLeft w:val="0"/>
          <w:marRight w:val="0"/>
          <w:marTop w:val="0"/>
          <w:marBottom w:val="0"/>
          <w:divBdr>
            <w:top w:val="none" w:sz="0" w:space="0" w:color="auto"/>
            <w:left w:val="none" w:sz="0" w:space="0" w:color="auto"/>
            <w:bottom w:val="none" w:sz="0" w:space="0" w:color="auto"/>
            <w:right w:val="none" w:sz="0" w:space="0" w:color="auto"/>
          </w:divBdr>
        </w:div>
      </w:divsChild>
    </w:div>
    <w:div w:id="1052077077">
      <w:bodyDiv w:val="1"/>
      <w:marLeft w:val="0"/>
      <w:marRight w:val="0"/>
      <w:marTop w:val="0"/>
      <w:marBottom w:val="0"/>
      <w:divBdr>
        <w:top w:val="none" w:sz="0" w:space="0" w:color="auto"/>
        <w:left w:val="none" w:sz="0" w:space="0" w:color="auto"/>
        <w:bottom w:val="none" w:sz="0" w:space="0" w:color="auto"/>
        <w:right w:val="none" w:sz="0" w:space="0" w:color="auto"/>
      </w:divBdr>
    </w:div>
    <w:div w:id="1055932455">
      <w:bodyDiv w:val="1"/>
      <w:marLeft w:val="0"/>
      <w:marRight w:val="0"/>
      <w:marTop w:val="0"/>
      <w:marBottom w:val="0"/>
      <w:divBdr>
        <w:top w:val="none" w:sz="0" w:space="0" w:color="auto"/>
        <w:left w:val="none" w:sz="0" w:space="0" w:color="auto"/>
        <w:bottom w:val="none" w:sz="0" w:space="0" w:color="auto"/>
        <w:right w:val="none" w:sz="0" w:space="0" w:color="auto"/>
      </w:divBdr>
    </w:div>
    <w:div w:id="1059671703">
      <w:bodyDiv w:val="1"/>
      <w:marLeft w:val="0"/>
      <w:marRight w:val="0"/>
      <w:marTop w:val="0"/>
      <w:marBottom w:val="0"/>
      <w:divBdr>
        <w:top w:val="none" w:sz="0" w:space="0" w:color="auto"/>
        <w:left w:val="none" w:sz="0" w:space="0" w:color="auto"/>
        <w:bottom w:val="none" w:sz="0" w:space="0" w:color="auto"/>
        <w:right w:val="none" w:sz="0" w:space="0" w:color="auto"/>
      </w:divBdr>
      <w:divsChild>
        <w:div w:id="878512085">
          <w:marLeft w:val="0"/>
          <w:marRight w:val="0"/>
          <w:marTop w:val="0"/>
          <w:marBottom w:val="0"/>
          <w:divBdr>
            <w:top w:val="none" w:sz="0" w:space="0" w:color="auto"/>
            <w:left w:val="none" w:sz="0" w:space="0" w:color="auto"/>
            <w:bottom w:val="none" w:sz="0" w:space="0" w:color="auto"/>
            <w:right w:val="none" w:sz="0" w:space="0" w:color="auto"/>
          </w:divBdr>
          <w:divsChild>
            <w:div w:id="819468845">
              <w:marLeft w:val="0"/>
              <w:marRight w:val="0"/>
              <w:marTop w:val="0"/>
              <w:marBottom w:val="0"/>
              <w:divBdr>
                <w:top w:val="none" w:sz="0" w:space="0" w:color="auto"/>
                <w:left w:val="none" w:sz="0" w:space="0" w:color="auto"/>
                <w:bottom w:val="none" w:sz="0" w:space="0" w:color="auto"/>
                <w:right w:val="none" w:sz="0" w:space="0" w:color="auto"/>
              </w:divBdr>
            </w:div>
          </w:divsChild>
        </w:div>
        <w:div w:id="1771705665">
          <w:marLeft w:val="0"/>
          <w:marRight w:val="0"/>
          <w:marTop w:val="0"/>
          <w:marBottom w:val="0"/>
          <w:divBdr>
            <w:top w:val="none" w:sz="0" w:space="0" w:color="auto"/>
            <w:left w:val="none" w:sz="0" w:space="0" w:color="auto"/>
            <w:bottom w:val="none" w:sz="0" w:space="0" w:color="auto"/>
            <w:right w:val="none" w:sz="0" w:space="0" w:color="auto"/>
          </w:divBdr>
          <w:divsChild>
            <w:div w:id="1994262301">
              <w:marLeft w:val="0"/>
              <w:marRight w:val="0"/>
              <w:marTop w:val="0"/>
              <w:marBottom w:val="0"/>
              <w:divBdr>
                <w:top w:val="none" w:sz="0" w:space="0" w:color="auto"/>
                <w:left w:val="none" w:sz="0" w:space="0" w:color="auto"/>
                <w:bottom w:val="none" w:sz="0" w:space="0" w:color="auto"/>
                <w:right w:val="none" w:sz="0" w:space="0" w:color="auto"/>
              </w:divBdr>
            </w:div>
          </w:divsChild>
        </w:div>
        <w:div w:id="1163205551">
          <w:marLeft w:val="0"/>
          <w:marRight w:val="0"/>
          <w:marTop w:val="0"/>
          <w:marBottom w:val="0"/>
          <w:divBdr>
            <w:top w:val="none" w:sz="0" w:space="0" w:color="auto"/>
            <w:left w:val="none" w:sz="0" w:space="0" w:color="auto"/>
            <w:bottom w:val="none" w:sz="0" w:space="0" w:color="auto"/>
            <w:right w:val="none" w:sz="0" w:space="0" w:color="auto"/>
          </w:divBdr>
          <w:divsChild>
            <w:div w:id="1863320401">
              <w:marLeft w:val="0"/>
              <w:marRight w:val="0"/>
              <w:marTop w:val="0"/>
              <w:marBottom w:val="0"/>
              <w:divBdr>
                <w:top w:val="none" w:sz="0" w:space="0" w:color="auto"/>
                <w:left w:val="none" w:sz="0" w:space="0" w:color="auto"/>
                <w:bottom w:val="none" w:sz="0" w:space="0" w:color="auto"/>
                <w:right w:val="none" w:sz="0" w:space="0" w:color="auto"/>
              </w:divBdr>
            </w:div>
          </w:divsChild>
        </w:div>
        <w:div w:id="1434545085">
          <w:marLeft w:val="0"/>
          <w:marRight w:val="0"/>
          <w:marTop w:val="0"/>
          <w:marBottom w:val="0"/>
          <w:divBdr>
            <w:top w:val="none" w:sz="0" w:space="0" w:color="auto"/>
            <w:left w:val="none" w:sz="0" w:space="0" w:color="auto"/>
            <w:bottom w:val="none" w:sz="0" w:space="0" w:color="auto"/>
            <w:right w:val="none" w:sz="0" w:space="0" w:color="auto"/>
          </w:divBdr>
          <w:divsChild>
            <w:div w:id="191001180">
              <w:marLeft w:val="0"/>
              <w:marRight w:val="0"/>
              <w:marTop w:val="0"/>
              <w:marBottom w:val="0"/>
              <w:divBdr>
                <w:top w:val="none" w:sz="0" w:space="0" w:color="auto"/>
                <w:left w:val="none" w:sz="0" w:space="0" w:color="auto"/>
                <w:bottom w:val="none" w:sz="0" w:space="0" w:color="auto"/>
                <w:right w:val="none" w:sz="0" w:space="0" w:color="auto"/>
              </w:divBdr>
            </w:div>
          </w:divsChild>
        </w:div>
        <w:div w:id="1379016571">
          <w:marLeft w:val="0"/>
          <w:marRight w:val="0"/>
          <w:marTop w:val="0"/>
          <w:marBottom w:val="0"/>
          <w:divBdr>
            <w:top w:val="none" w:sz="0" w:space="0" w:color="auto"/>
            <w:left w:val="none" w:sz="0" w:space="0" w:color="auto"/>
            <w:bottom w:val="none" w:sz="0" w:space="0" w:color="auto"/>
            <w:right w:val="none" w:sz="0" w:space="0" w:color="auto"/>
          </w:divBdr>
          <w:divsChild>
            <w:div w:id="1441414784">
              <w:marLeft w:val="0"/>
              <w:marRight w:val="0"/>
              <w:marTop w:val="0"/>
              <w:marBottom w:val="0"/>
              <w:divBdr>
                <w:top w:val="none" w:sz="0" w:space="0" w:color="auto"/>
                <w:left w:val="none" w:sz="0" w:space="0" w:color="auto"/>
                <w:bottom w:val="none" w:sz="0" w:space="0" w:color="auto"/>
                <w:right w:val="none" w:sz="0" w:space="0" w:color="auto"/>
              </w:divBdr>
            </w:div>
          </w:divsChild>
        </w:div>
        <w:div w:id="1288394743">
          <w:marLeft w:val="0"/>
          <w:marRight w:val="0"/>
          <w:marTop w:val="0"/>
          <w:marBottom w:val="0"/>
          <w:divBdr>
            <w:top w:val="none" w:sz="0" w:space="0" w:color="auto"/>
            <w:left w:val="none" w:sz="0" w:space="0" w:color="auto"/>
            <w:bottom w:val="none" w:sz="0" w:space="0" w:color="auto"/>
            <w:right w:val="none" w:sz="0" w:space="0" w:color="auto"/>
          </w:divBdr>
          <w:divsChild>
            <w:div w:id="130515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4150">
      <w:bodyDiv w:val="1"/>
      <w:marLeft w:val="0"/>
      <w:marRight w:val="0"/>
      <w:marTop w:val="0"/>
      <w:marBottom w:val="0"/>
      <w:divBdr>
        <w:top w:val="none" w:sz="0" w:space="0" w:color="auto"/>
        <w:left w:val="none" w:sz="0" w:space="0" w:color="auto"/>
        <w:bottom w:val="none" w:sz="0" w:space="0" w:color="auto"/>
        <w:right w:val="none" w:sz="0" w:space="0" w:color="auto"/>
      </w:divBdr>
      <w:divsChild>
        <w:div w:id="398526776">
          <w:marLeft w:val="0"/>
          <w:marRight w:val="0"/>
          <w:marTop w:val="0"/>
          <w:marBottom w:val="0"/>
          <w:divBdr>
            <w:top w:val="none" w:sz="0" w:space="0" w:color="auto"/>
            <w:left w:val="none" w:sz="0" w:space="0" w:color="auto"/>
            <w:bottom w:val="none" w:sz="0" w:space="0" w:color="auto"/>
            <w:right w:val="none" w:sz="0" w:space="0" w:color="auto"/>
          </w:divBdr>
        </w:div>
      </w:divsChild>
    </w:div>
    <w:div w:id="1090588808">
      <w:bodyDiv w:val="1"/>
      <w:marLeft w:val="0"/>
      <w:marRight w:val="0"/>
      <w:marTop w:val="0"/>
      <w:marBottom w:val="0"/>
      <w:divBdr>
        <w:top w:val="none" w:sz="0" w:space="0" w:color="auto"/>
        <w:left w:val="none" w:sz="0" w:space="0" w:color="auto"/>
        <w:bottom w:val="none" w:sz="0" w:space="0" w:color="auto"/>
        <w:right w:val="none" w:sz="0" w:space="0" w:color="auto"/>
      </w:divBdr>
      <w:divsChild>
        <w:div w:id="450902723">
          <w:marLeft w:val="0"/>
          <w:marRight w:val="0"/>
          <w:marTop w:val="0"/>
          <w:marBottom w:val="0"/>
          <w:divBdr>
            <w:top w:val="none" w:sz="0" w:space="0" w:color="auto"/>
            <w:left w:val="none" w:sz="0" w:space="0" w:color="auto"/>
            <w:bottom w:val="none" w:sz="0" w:space="0" w:color="auto"/>
            <w:right w:val="none" w:sz="0" w:space="0" w:color="auto"/>
          </w:divBdr>
          <w:divsChild>
            <w:div w:id="55322130">
              <w:marLeft w:val="0"/>
              <w:marRight w:val="0"/>
              <w:marTop w:val="0"/>
              <w:marBottom w:val="0"/>
              <w:divBdr>
                <w:top w:val="none" w:sz="0" w:space="0" w:color="auto"/>
                <w:left w:val="none" w:sz="0" w:space="0" w:color="auto"/>
                <w:bottom w:val="none" w:sz="0" w:space="0" w:color="auto"/>
                <w:right w:val="none" w:sz="0" w:space="0" w:color="auto"/>
              </w:divBdr>
            </w:div>
          </w:divsChild>
        </w:div>
        <w:div w:id="573128956">
          <w:marLeft w:val="0"/>
          <w:marRight w:val="0"/>
          <w:marTop w:val="0"/>
          <w:marBottom w:val="0"/>
          <w:divBdr>
            <w:top w:val="none" w:sz="0" w:space="0" w:color="auto"/>
            <w:left w:val="none" w:sz="0" w:space="0" w:color="auto"/>
            <w:bottom w:val="none" w:sz="0" w:space="0" w:color="auto"/>
            <w:right w:val="none" w:sz="0" w:space="0" w:color="auto"/>
          </w:divBdr>
          <w:divsChild>
            <w:div w:id="1651514214">
              <w:marLeft w:val="0"/>
              <w:marRight w:val="0"/>
              <w:marTop w:val="0"/>
              <w:marBottom w:val="0"/>
              <w:divBdr>
                <w:top w:val="none" w:sz="0" w:space="0" w:color="auto"/>
                <w:left w:val="none" w:sz="0" w:space="0" w:color="auto"/>
                <w:bottom w:val="none" w:sz="0" w:space="0" w:color="auto"/>
                <w:right w:val="none" w:sz="0" w:space="0" w:color="auto"/>
              </w:divBdr>
            </w:div>
          </w:divsChild>
        </w:div>
        <w:div w:id="631057093">
          <w:marLeft w:val="0"/>
          <w:marRight w:val="0"/>
          <w:marTop w:val="0"/>
          <w:marBottom w:val="0"/>
          <w:divBdr>
            <w:top w:val="none" w:sz="0" w:space="0" w:color="auto"/>
            <w:left w:val="none" w:sz="0" w:space="0" w:color="auto"/>
            <w:bottom w:val="none" w:sz="0" w:space="0" w:color="auto"/>
            <w:right w:val="none" w:sz="0" w:space="0" w:color="auto"/>
          </w:divBdr>
          <w:divsChild>
            <w:div w:id="818425049">
              <w:marLeft w:val="0"/>
              <w:marRight w:val="0"/>
              <w:marTop w:val="0"/>
              <w:marBottom w:val="0"/>
              <w:divBdr>
                <w:top w:val="none" w:sz="0" w:space="0" w:color="auto"/>
                <w:left w:val="none" w:sz="0" w:space="0" w:color="auto"/>
                <w:bottom w:val="none" w:sz="0" w:space="0" w:color="auto"/>
                <w:right w:val="none" w:sz="0" w:space="0" w:color="auto"/>
              </w:divBdr>
            </w:div>
          </w:divsChild>
        </w:div>
        <w:div w:id="238559696">
          <w:marLeft w:val="0"/>
          <w:marRight w:val="0"/>
          <w:marTop w:val="0"/>
          <w:marBottom w:val="0"/>
          <w:divBdr>
            <w:top w:val="none" w:sz="0" w:space="0" w:color="auto"/>
            <w:left w:val="none" w:sz="0" w:space="0" w:color="auto"/>
            <w:bottom w:val="none" w:sz="0" w:space="0" w:color="auto"/>
            <w:right w:val="none" w:sz="0" w:space="0" w:color="auto"/>
          </w:divBdr>
          <w:divsChild>
            <w:div w:id="1553425238">
              <w:marLeft w:val="0"/>
              <w:marRight w:val="0"/>
              <w:marTop w:val="0"/>
              <w:marBottom w:val="0"/>
              <w:divBdr>
                <w:top w:val="none" w:sz="0" w:space="0" w:color="auto"/>
                <w:left w:val="none" w:sz="0" w:space="0" w:color="auto"/>
                <w:bottom w:val="none" w:sz="0" w:space="0" w:color="auto"/>
                <w:right w:val="none" w:sz="0" w:space="0" w:color="auto"/>
              </w:divBdr>
            </w:div>
          </w:divsChild>
        </w:div>
        <w:div w:id="2073000790">
          <w:marLeft w:val="0"/>
          <w:marRight w:val="0"/>
          <w:marTop w:val="0"/>
          <w:marBottom w:val="0"/>
          <w:divBdr>
            <w:top w:val="none" w:sz="0" w:space="0" w:color="auto"/>
            <w:left w:val="none" w:sz="0" w:space="0" w:color="auto"/>
            <w:bottom w:val="none" w:sz="0" w:space="0" w:color="auto"/>
            <w:right w:val="none" w:sz="0" w:space="0" w:color="auto"/>
          </w:divBdr>
          <w:divsChild>
            <w:div w:id="959339473">
              <w:marLeft w:val="0"/>
              <w:marRight w:val="0"/>
              <w:marTop w:val="0"/>
              <w:marBottom w:val="0"/>
              <w:divBdr>
                <w:top w:val="none" w:sz="0" w:space="0" w:color="auto"/>
                <w:left w:val="none" w:sz="0" w:space="0" w:color="auto"/>
                <w:bottom w:val="none" w:sz="0" w:space="0" w:color="auto"/>
                <w:right w:val="none" w:sz="0" w:space="0" w:color="auto"/>
              </w:divBdr>
            </w:div>
          </w:divsChild>
        </w:div>
        <w:div w:id="966163332">
          <w:marLeft w:val="0"/>
          <w:marRight w:val="0"/>
          <w:marTop w:val="0"/>
          <w:marBottom w:val="0"/>
          <w:divBdr>
            <w:top w:val="none" w:sz="0" w:space="0" w:color="auto"/>
            <w:left w:val="none" w:sz="0" w:space="0" w:color="auto"/>
            <w:bottom w:val="none" w:sz="0" w:space="0" w:color="auto"/>
            <w:right w:val="none" w:sz="0" w:space="0" w:color="auto"/>
          </w:divBdr>
          <w:divsChild>
            <w:div w:id="769399838">
              <w:marLeft w:val="0"/>
              <w:marRight w:val="0"/>
              <w:marTop w:val="0"/>
              <w:marBottom w:val="0"/>
              <w:divBdr>
                <w:top w:val="none" w:sz="0" w:space="0" w:color="auto"/>
                <w:left w:val="none" w:sz="0" w:space="0" w:color="auto"/>
                <w:bottom w:val="none" w:sz="0" w:space="0" w:color="auto"/>
                <w:right w:val="none" w:sz="0" w:space="0" w:color="auto"/>
              </w:divBdr>
            </w:div>
          </w:divsChild>
        </w:div>
        <w:div w:id="2001225868">
          <w:marLeft w:val="0"/>
          <w:marRight w:val="0"/>
          <w:marTop w:val="0"/>
          <w:marBottom w:val="0"/>
          <w:divBdr>
            <w:top w:val="none" w:sz="0" w:space="0" w:color="auto"/>
            <w:left w:val="none" w:sz="0" w:space="0" w:color="auto"/>
            <w:bottom w:val="none" w:sz="0" w:space="0" w:color="auto"/>
            <w:right w:val="none" w:sz="0" w:space="0" w:color="auto"/>
          </w:divBdr>
          <w:divsChild>
            <w:div w:id="823088150">
              <w:marLeft w:val="0"/>
              <w:marRight w:val="0"/>
              <w:marTop w:val="0"/>
              <w:marBottom w:val="0"/>
              <w:divBdr>
                <w:top w:val="none" w:sz="0" w:space="0" w:color="auto"/>
                <w:left w:val="none" w:sz="0" w:space="0" w:color="auto"/>
                <w:bottom w:val="none" w:sz="0" w:space="0" w:color="auto"/>
                <w:right w:val="none" w:sz="0" w:space="0" w:color="auto"/>
              </w:divBdr>
            </w:div>
          </w:divsChild>
        </w:div>
        <w:div w:id="1967269302">
          <w:marLeft w:val="0"/>
          <w:marRight w:val="0"/>
          <w:marTop w:val="0"/>
          <w:marBottom w:val="0"/>
          <w:divBdr>
            <w:top w:val="none" w:sz="0" w:space="0" w:color="auto"/>
            <w:left w:val="none" w:sz="0" w:space="0" w:color="auto"/>
            <w:bottom w:val="none" w:sz="0" w:space="0" w:color="auto"/>
            <w:right w:val="none" w:sz="0" w:space="0" w:color="auto"/>
          </w:divBdr>
          <w:divsChild>
            <w:div w:id="1282954092">
              <w:marLeft w:val="0"/>
              <w:marRight w:val="0"/>
              <w:marTop w:val="0"/>
              <w:marBottom w:val="0"/>
              <w:divBdr>
                <w:top w:val="none" w:sz="0" w:space="0" w:color="auto"/>
                <w:left w:val="none" w:sz="0" w:space="0" w:color="auto"/>
                <w:bottom w:val="none" w:sz="0" w:space="0" w:color="auto"/>
                <w:right w:val="none" w:sz="0" w:space="0" w:color="auto"/>
              </w:divBdr>
            </w:div>
          </w:divsChild>
        </w:div>
        <w:div w:id="1129474756">
          <w:marLeft w:val="0"/>
          <w:marRight w:val="0"/>
          <w:marTop w:val="0"/>
          <w:marBottom w:val="0"/>
          <w:divBdr>
            <w:top w:val="none" w:sz="0" w:space="0" w:color="auto"/>
            <w:left w:val="none" w:sz="0" w:space="0" w:color="auto"/>
            <w:bottom w:val="none" w:sz="0" w:space="0" w:color="auto"/>
            <w:right w:val="none" w:sz="0" w:space="0" w:color="auto"/>
          </w:divBdr>
          <w:divsChild>
            <w:div w:id="143015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46577">
      <w:bodyDiv w:val="1"/>
      <w:marLeft w:val="0"/>
      <w:marRight w:val="0"/>
      <w:marTop w:val="0"/>
      <w:marBottom w:val="0"/>
      <w:divBdr>
        <w:top w:val="none" w:sz="0" w:space="0" w:color="auto"/>
        <w:left w:val="none" w:sz="0" w:space="0" w:color="auto"/>
        <w:bottom w:val="none" w:sz="0" w:space="0" w:color="auto"/>
        <w:right w:val="none" w:sz="0" w:space="0" w:color="auto"/>
      </w:divBdr>
    </w:div>
    <w:div w:id="1097209117">
      <w:bodyDiv w:val="1"/>
      <w:marLeft w:val="0"/>
      <w:marRight w:val="0"/>
      <w:marTop w:val="0"/>
      <w:marBottom w:val="0"/>
      <w:divBdr>
        <w:top w:val="none" w:sz="0" w:space="0" w:color="auto"/>
        <w:left w:val="none" w:sz="0" w:space="0" w:color="auto"/>
        <w:bottom w:val="none" w:sz="0" w:space="0" w:color="auto"/>
        <w:right w:val="none" w:sz="0" w:space="0" w:color="auto"/>
      </w:divBdr>
      <w:divsChild>
        <w:div w:id="1649743757">
          <w:marLeft w:val="0"/>
          <w:marRight w:val="0"/>
          <w:marTop w:val="0"/>
          <w:marBottom w:val="0"/>
          <w:divBdr>
            <w:top w:val="none" w:sz="0" w:space="0" w:color="auto"/>
            <w:left w:val="none" w:sz="0" w:space="0" w:color="auto"/>
            <w:bottom w:val="none" w:sz="0" w:space="0" w:color="auto"/>
            <w:right w:val="none" w:sz="0" w:space="0" w:color="auto"/>
          </w:divBdr>
        </w:div>
        <w:div w:id="126632663">
          <w:marLeft w:val="0"/>
          <w:marRight w:val="0"/>
          <w:marTop w:val="0"/>
          <w:marBottom w:val="0"/>
          <w:divBdr>
            <w:top w:val="none" w:sz="0" w:space="0" w:color="auto"/>
            <w:left w:val="none" w:sz="0" w:space="0" w:color="auto"/>
            <w:bottom w:val="none" w:sz="0" w:space="0" w:color="auto"/>
            <w:right w:val="none" w:sz="0" w:space="0" w:color="auto"/>
          </w:divBdr>
        </w:div>
      </w:divsChild>
    </w:div>
    <w:div w:id="1111314586">
      <w:bodyDiv w:val="1"/>
      <w:marLeft w:val="0"/>
      <w:marRight w:val="0"/>
      <w:marTop w:val="0"/>
      <w:marBottom w:val="0"/>
      <w:divBdr>
        <w:top w:val="none" w:sz="0" w:space="0" w:color="auto"/>
        <w:left w:val="none" w:sz="0" w:space="0" w:color="auto"/>
        <w:bottom w:val="none" w:sz="0" w:space="0" w:color="auto"/>
        <w:right w:val="none" w:sz="0" w:space="0" w:color="auto"/>
      </w:divBdr>
      <w:divsChild>
        <w:div w:id="331106621">
          <w:marLeft w:val="0"/>
          <w:marRight w:val="0"/>
          <w:marTop w:val="0"/>
          <w:marBottom w:val="0"/>
          <w:divBdr>
            <w:top w:val="none" w:sz="0" w:space="0" w:color="auto"/>
            <w:left w:val="none" w:sz="0" w:space="0" w:color="auto"/>
            <w:bottom w:val="none" w:sz="0" w:space="0" w:color="auto"/>
            <w:right w:val="none" w:sz="0" w:space="0" w:color="auto"/>
          </w:divBdr>
        </w:div>
        <w:div w:id="1366247364">
          <w:marLeft w:val="0"/>
          <w:marRight w:val="0"/>
          <w:marTop w:val="0"/>
          <w:marBottom w:val="0"/>
          <w:divBdr>
            <w:top w:val="none" w:sz="0" w:space="0" w:color="auto"/>
            <w:left w:val="none" w:sz="0" w:space="0" w:color="auto"/>
            <w:bottom w:val="none" w:sz="0" w:space="0" w:color="auto"/>
            <w:right w:val="none" w:sz="0" w:space="0" w:color="auto"/>
          </w:divBdr>
        </w:div>
      </w:divsChild>
    </w:div>
    <w:div w:id="1123227228">
      <w:bodyDiv w:val="1"/>
      <w:marLeft w:val="0"/>
      <w:marRight w:val="0"/>
      <w:marTop w:val="0"/>
      <w:marBottom w:val="0"/>
      <w:divBdr>
        <w:top w:val="none" w:sz="0" w:space="0" w:color="auto"/>
        <w:left w:val="none" w:sz="0" w:space="0" w:color="auto"/>
        <w:bottom w:val="none" w:sz="0" w:space="0" w:color="auto"/>
        <w:right w:val="none" w:sz="0" w:space="0" w:color="auto"/>
      </w:divBdr>
    </w:div>
    <w:div w:id="1142189831">
      <w:bodyDiv w:val="1"/>
      <w:marLeft w:val="0"/>
      <w:marRight w:val="0"/>
      <w:marTop w:val="0"/>
      <w:marBottom w:val="0"/>
      <w:divBdr>
        <w:top w:val="none" w:sz="0" w:space="0" w:color="auto"/>
        <w:left w:val="none" w:sz="0" w:space="0" w:color="auto"/>
        <w:bottom w:val="none" w:sz="0" w:space="0" w:color="auto"/>
        <w:right w:val="none" w:sz="0" w:space="0" w:color="auto"/>
      </w:divBdr>
      <w:divsChild>
        <w:div w:id="566768972">
          <w:marLeft w:val="0"/>
          <w:marRight w:val="0"/>
          <w:marTop w:val="0"/>
          <w:marBottom w:val="0"/>
          <w:divBdr>
            <w:top w:val="none" w:sz="0" w:space="0" w:color="auto"/>
            <w:left w:val="none" w:sz="0" w:space="0" w:color="auto"/>
            <w:bottom w:val="none" w:sz="0" w:space="0" w:color="auto"/>
            <w:right w:val="none" w:sz="0" w:space="0" w:color="auto"/>
          </w:divBdr>
        </w:div>
        <w:div w:id="387874437">
          <w:marLeft w:val="0"/>
          <w:marRight w:val="0"/>
          <w:marTop w:val="0"/>
          <w:marBottom w:val="0"/>
          <w:divBdr>
            <w:top w:val="none" w:sz="0" w:space="0" w:color="auto"/>
            <w:left w:val="none" w:sz="0" w:space="0" w:color="auto"/>
            <w:bottom w:val="none" w:sz="0" w:space="0" w:color="auto"/>
            <w:right w:val="none" w:sz="0" w:space="0" w:color="auto"/>
          </w:divBdr>
          <w:divsChild>
            <w:div w:id="1740522047">
              <w:marLeft w:val="-75"/>
              <w:marRight w:val="0"/>
              <w:marTop w:val="30"/>
              <w:marBottom w:val="30"/>
              <w:divBdr>
                <w:top w:val="none" w:sz="0" w:space="0" w:color="auto"/>
                <w:left w:val="none" w:sz="0" w:space="0" w:color="auto"/>
                <w:bottom w:val="none" w:sz="0" w:space="0" w:color="auto"/>
                <w:right w:val="none" w:sz="0" w:space="0" w:color="auto"/>
              </w:divBdr>
              <w:divsChild>
                <w:div w:id="82335666">
                  <w:marLeft w:val="0"/>
                  <w:marRight w:val="0"/>
                  <w:marTop w:val="0"/>
                  <w:marBottom w:val="0"/>
                  <w:divBdr>
                    <w:top w:val="none" w:sz="0" w:space="0" w:color="auto"/>
                    <w:left w:val="none" w:sz="0" w:space="0" w:color="auto"/>
                    <w:bottom w:val="none" w:sz="0" w:space="0" w:color="auto"/>
                    <w:right w:val="none" w:sz="0" w:space="0" w:color="auto"/>
                  </w:divBdr>
                  <w:divsChild>
                    <w:div w:id="1164122200">
                      <w:marLeft w:val="0"/>
                      <w:marRight w:val="0"/>
                      <w:marTop w:val="0"/>
                      <w:marBottom w:val="0"/>
                      <w:divBdr>
                        <w:top w:val="none" w:sz="0" w:space="0" w:color="auto"/>
                        <w:left w:val="none" w:sz="0" w:space="0" w:color="auto"/>
                        <w:bottom w:val="none" w:sz="0" w:space="0" w:color="auto"/>
                        <w:right w:val="none" w:sz="0" w:space="0" w:color="auto"/>
                      </w:divBdr>
                    </w:div>
                  </w:divsChild>
                </w:div>
                <w:div w:id="517087266">
                  <w:marLeft w:val="0"/>
                  <w:marRight w:val="0"/>
                  <w:marTop w:val="0"/>
                  <w:marBottom w:val="0"/>
                  <w:divBdr>
                    <w:top w:val="none" w:sz="0" w:space="0" w:color="auto"/>
                    <w:left w:val="none" w:sz="0" w:space="0" w:color="auto"/>
                    <w:bottom w:val="none" w:sz="0" w:space="0" w:color="auto"/>
                    <w:right w:val="none" w:sz="0" w:space="0" w:color="auto"/>
                  </w:divBdr>
                  <w:divsChild>
                    <w:div w:id="1823962972">
                      <w:marLeft w:val="0"/>
                      <w:marRight w:val="0"/>
                      <w:marTop w:val="0"/>
                      <w:marBottom w:val="0"/>
                      <w:divBdr>
                        <w:top w:val="none" w:sz="0" w:space="0" w:color="auto"/>
                        <w:left w:val="none" w:sz="0" w:space="0" w:color="auto"/>
                        <w:bottom w:val="none" w:sz="0" w:space="0" w:color="auto"/>
                        <w:right w:val="none" w:sz="0" w:space="0" w:color="auto"/>
                      </w:divBdr>
                    </w:div>
                  </w:divsChild>
                </w:div>
                <w:div w:id="1263029669">
                  <w:marLeft w:val="0"/>
                  <w:marRight w:val="0"/>
                  <w:marTop w:val="0"/>
                  <w:marBottom w:val="0"/>
                  <w:divBdr>
                    <w:top w:val="none" w:sz="0" w:space="0" w:color="auto"/>
                    <w:left w:val="none" w:sz="0" w:space="0" w:color="auto"/>
                    <w:bottom w:val="none" w:sz="0" w:space="0" w:color="auto"/>
                    <w:right w:val="none" w:sz="0" w:space="0" w:color="auto"/>
                  </w:divBdr>
                  <w:divsChild>
                    <w:div w:id="1469395723">
                      <w:marLeft w:val="0"/>
                      <w:marRight w:val="0"/>
                      <w:marTop w:val="0"/>
                      <w:marBottom w:val="0"/>
                      <w:divBdr>
                        <w:top w:val="none" w:sz="0" w:space="0" w:color="auto"/>
                        <w:left w:val="none" w:sz="0" w:space="0" w:color="auto"/>
                        <w:bottom w:val="none" w:sz="0" w:space="0" w:color="auto"/>
                        <w:right w:val="none" w:sz="0" w:space="0" w:color="auto"/>
                      </w:divBdr>
                    </w:div>
                  </w:divsChild>
                </w:div>
                <w:div w:id="354500362">
                  <w:marLeft w:val="0"/>
                  <w:marRight w:val="0"/>
                  <w:marTop w:val="0"/>
                  <w:marBottom w:val="0"/>
                  <w:divBdr>
                    <w:top w:val="none" w:sz="0" w:space="0" w:color="auto"/>
                    <w:left w:val="none" w:sz="0" w:space="0" w:color="auto"/>
                    <w:bottom w:val="none" w:sz="0" w:space="0" w:color="auto"/>
                    <w:right w:val="none" w:sz="0" w:space="0" w:color="auto"/>
                  </w:divBdr>
                  <w:divsChild>
                    <w:div w:id="1629821164">
                      <w:marLeft w:val="0"/>
                      <w:marRight w:val="0"/>
                      <w:marTop w:val="0"/>
                      <w:marBottom w:val="0"/>
                      <w:divBdr>
                        <w:top w:val="none" w:sz="0" w:space="0" w:color="auto"/>
                        <w:left w:val="none" w:sz="0" w:space="0" w:color="auto"/>
                        <w:bottom w:val="none" w:sz="0" w:space="0" w:color="auto"/>
                        <w:right w:val="none" w:sz="0" w:space="0" w:color="auto"/>
                      </w:divBdr>
                    </w:div>
                  </w:divsChild>
                </w:div>
                <w:div w:id="1506019148">
                  <w:marLeft w:val="0"/>
                  <w:marRight w:val="0"/>
                  <w:marTop w:val="0"/>
                  <w:marBottom w:val="0"/>
                  <w:divBdr>
                    <w:top w:val="none" w:sz="0" w:space="0" w:color="auto"/>
                    <w:left w:val="none" w:sz="0" w:space="0" w:color="auto"/>
                    <w:bottom w:val="none" w:sz="0" w:space="0" w:color="auto"/>
                    <w:right w:val="none" w:sz="0" w:space="0" w:color="auto"/>
                  </w:divBdr>
                  <w:divsChild>
                    <w:div w:id="134832320">
                      <w:marLeft w:val="0"/>
                      <w:marRight w:val="0"/>
                      <w:marTop w:val="0"/>
                      <w:marBottom w:val="0"/>
                      <w:divBdr>
                        <w:top w:val="none" w:sz="0" w:space="0" w:color="auto"/>
                        <w:left w:val="none" w:sz="0" w:space="0" w:color="auto"/>
                        <w:bottom w:val="none" w:sz="0" w:space="0" w:color="auto"/>
                        <w:right w:val="none" w:sz="0" w:space="0" w:color="auto"/>
                      </w:divBdr>
                    </w:div>
                  </w:divsChild>
                </w:div>
                <w:div w:id="597561979">
                  <w:marLeft w:val="0"/>
                  <w:marRight w:val="0"/>
                  <w:marTop w:val="0"/>
                  <w:marBottom w:val="0"/>
                  <w:divBdr>
                    <w:top w:val="none" w:sz="0" w:space="0" w:color="auto"/>
                    <w:left w:val="none" w:sz="0" w:space="0" w:color="auto"/>
                    <w:bottom w:val="none" w:sz="0" w:space="0" w:color="auto"/>
                    <w:right w:val="none" w:sz="0" w:space="0" w:color="auto"/>
                  </w:divBdr>
                  <w:divsChild>
                    <w:div w:id="1749884240">
                      <w:marLeft w:val="0"/>
                      <w:marRight w:val="0"/>
                      <w:marTop w:val="0"/>
                      <w:marBottom w:val="0"/>
                      <w:divBdr>
                        <w:top w:val="none" w:sz="0" w:space="0" w:color="auto"/>
                        <w:left w:val="none" w:sz="0" w:space="0" w:color="auto"/>
                        <w:bottom w:val="none" w:sz="0" w:space="0" w:color="auto"/>
                        <w:right w:val="none" w:sz="0" w:space="0" w:color="auto"/>
                      </w:divBdr>
                    </w:div>
                  </w:divsChild>
                </w:div>
                <w:div w:id="508953314">
                  <w:marLeft w:val="0"/>
                  <w:marRight w:val="0"/>
                  <w:marTop w:val="0"/>
                  <w:marBottom w:val="0"/>
                  <w:divBdr>
                    <w:top w:val="none" w:sz="0" w:space="0" w:color="auto"/>
                    <w:left w:val="none" w:sz="0" w:space="0" w:color="auto"/>
                    <w:bottom w:val="none" w:sz="0" w:space="0" w:color="auto"/>
                    <w:right w:val="none" w:sz="0" w:space="0" w:color="auto"/>
                  </w:divBdr>
                  <w:divsChild>
                    <w:div w:id="182208187">
                      <w:marLeft w:val="0"/>
                      <w:marRight w:val="0"/>
                      <w:marTop w:val="0"/>
                      <w:marBottom w:val="0"/>
                      <w:divBdr>
                        <w:top w:val="none" w:sz="0" w:space="0" w:color="auto"/>
                        <w:left w:val="none" w:sz="0" w:space="0" w:color="auto"/>
                        <w:bottom w:val="none" w:sz="0" w:space="0" w:color="auto"/>
                        <w:right w:val="none" w:sz="0" w:space="0" w:color="auto"/>
                      </w:divBdr>
                    </w:div>
                  </w:divsChild>
                </w:div>
                <w:div w:id="1522472572">
                  <w:marLeft w:val="0"/>
                  <w:marRight w:val="0"/>
                  <w:marTop w:val="0"/>
                  <w:marBottom w:val="0"/>
                  <w:divBdr>
                    <w:top w:val="none" w:sz="0" w:space="0" w:color="auto"/>
                    <w:left w:val="none" w:sz="0" w:space="0" w:color="auto"/>
                    <w:bottom w:val="none" w:sz="0" w:space="0" w:color="auto"/>
                    <w:right w:val="none" w:sz="0" w:space="0" w:color="auto"/>
                  </w:divBdr>
                  <w:divsChild>
                    <w:div w:id="826046038">
                      <w:marLeft w:val="0"/>
                      <w:marRight w:val="0"/>
                      <w:marTop w:val="0"/>
                      <w:marBottom w:val="0"/>
                      <w:divBdr>
                        <w:top w:val="none" w:sz="0" w:space="0" w:color="auto"/>
                        <w:left w:val="none" w:sz="0" w:space="0" w:color="auto"/>
                        <w:bottom w:val="none" w:sz="0" w:space="0" w:color="auto"/>
                        <w:right w:val="none" w:sz="0" w:space="0" w:color="auto"/>
                      </w:divBdr>
                    </w:div>
                  </w:divsChild>
                </w:div>
                <w:div w:id="847212248">
                  <w:marLeft w:val="0"/>
                  <w:marRight w:val="0"/>
                  <w:marTop w:val="0"/>
                  <w:marBottom w:val="0"/>
                  <w:divBdr>
                    <w:top w:val="none" w:sz="0" w:space="0" w:color="auto"/>
                    <w:left w:val="none" w:sz="0" w:space="0" w:color="auto"/>
                    <w:bottom w:val="none" w:sz="0" w:space="0" w:color="auto"/>
                    <w:right w:val="none" w:sz="0" w:space="0" w:color="auto"/>
                  </w:divBdr>
                  <w:divsChild>
                    <w:div w:id="268589183">
                      <w:marLeft w:val="0"/>
                      <w:marRight w:val="0"/>
                      <w:marTop w:val="0"/>
                      <w:marBottom w:val="0"/>
                      <w:divBdr>
                        <w:top w:val="none" w:sz="0" w:space="0" w:color="auto"/>
                        <w:left w:val="none" w:sz="0" w:space="0" w:color="auto"/>
                        <w:bottom w:val="none" w:sz="0" w:space="0" w:color="auto"/>
                        <w:right w:val="none" w:sz="0" w:space="0" w:color="auto"/>
                      </w:divBdr>
                    </w:div>
                  </w:divsChild>
                </w:div>
                <w:div w:id="1598752138">
                  <w:marLeft w:val="0"/>
                  <w:marRight w:val="0"/>
                  <w:marTop w:val="0"/>
                  <w:marBottom w:val="0"/>
                  <w:divBdr>
                    <w:top w:val="none" w:sz="0" w:space="0" w:color="auto"/>
                    <w:left w:val="none" w:sz="0" w:space="0" w:color="auto"/>
                    <w:bottom w:val="none" w:sz="0" w:space="0" w:color="auto"/>
                    <w:right w:val="none" w:sz="0" w:space="0" w:color="auto"/>
                  </w:divBdr>
                  <w:divsChild>
                    <w:div w:id="1844933015">
                      <w:marLeft w:val="0"/>
                      <w:marRight w:val="0"/>
                      <w:marTop w:val="0"/>
                      <w:marBottom w:val="0"/>
                      <w:divBdr>
                        <w:top w:val="none" w:sz="0" w:space="0" w:color="auto"/>
                        <w:left w:val="none" w:sz="0" w:space="0" w:color="auto"/>
                        <w:bottom w:val="none" w:sz="0" w:space="0" w:color="auto"/>
                        <w:right w:val="none" w:sz="0" w:space="0" w:color="auto"/>
                      </w:divBdr>
                    </w:div>
                  </w:divsChild>
                </w:div>
                <w:div w:id="300311047">
                  <w:marLeft w:val="0"/>
                  <w:marRight w:val="0"/>
                  <w:marTop w:val="0"/>
                  <w:marBottom w:val="0"/>
                  <w:divBdr>
                    <w:top w:val="none" w:sz="0" w:space="0" w:color="auto"/>
                    <w:left w:val="none" w:sz="0" w:space="0" w:color="auto"/>
                    <w:bottom w:val="none" w:sz="0" w:space="0" w:color="auto"/>
                    <w:right w:val="none" w:sz="0" w:space="0" w:color="auto"/>
                  </w:divBdr>
                  <w:divsChild>
                    <w:div w:id="460811028">
                      <w:marLeft w:val="0"/>
                      <w:marRight w:val="0"/>
                      <w:marTop w:val="0"/>
                      <w:marBottom w:val="0"/>
                      <w:divBdr>
                        <w:top w:val="none" w:sz="0" w:space="0" w:color="auto"/>
                        <w:left w:val="none" w:sz="0" w:space="0" w:color="auto"/>
                        <w:bottom w:val="none" w:sz="0" w:space="0" w:color="auto"/>
                        <w:right w:val="none" w:sz="0" w:space="0" w:color="auto"/>
                      </w:divBdr>
                    </w:div>
                  </w:divsChild>
                </w:div>
                <w:div w:id="1253662275">
                  <w:marLeft w:val="0"/>
                  <w:marRight w:val="0"/>
                  <w:marTop w:val="0"/>
                  <w:marBottom w:val="0"/>
                  <w:divBdr>
                    <w:top w:val="none" w:sz="0" w:space="0" w:color="auto"/>
                    <w:left w:val="none" w:sz="0" w:space="0" w:color="auto"/>
                    <w:bottom w:val="none" w:sz="0" w:space="0" w:color="auto"/>
                    <w:right w:val="none" w:sz="0" w:space="0" w:color="auto"/>
                  </w:divBdr>
                  <w:divsChild>
                    <w:div w:id="1261790854">
                      <w:marLeft w:val="0"/>
                      <w:marRight w:val="0"/>
                      <w:marTop w:val="0"/>
                      <w:marBottom w:val="0"/>
                      <w:divBdr>
                        <w:top w:val="none" w:sz="0" w:space="0" w:color="auto"/>
                        <w:left w:val="none" w:sz="0" w:space="0" w:color="auto"/>
                        <w:bottom w:val="none" w:sz="0" w:space="0" w:color="auto"/>
                        <w:right w:val="none" w:sz="0" w:space="0" w:color="auto"/>
                      </w:divBdr>
                    </w:div>
                  </w:divsChild>
                </w:div>
                <w:div w:id="810368983">
                  <w:marLeft w:val="0"/>
                  <w:marRight w:val="0"/>
                  <w:marTop w:val="0"/>
                  <w:marBottom w:val="0"/>
                  <w:divBdr>
                    <w:top w:val="none" w:sz="0" w:space="0" w:color="auto"/>
                    <w:left w:val="none" w:sz="0" w:space="0" w:color="auto"/>
                    <w:bottom w:val="none" w:sz="0" w:space="0" w:color="auto"/>
                    <w:right w:val="none" w:sz="0" w:space="0" w:color="auto"/>
                  </w:divBdr>
                  <w:divsChild>
                    <w:div w:id="1604340082">
                      <w:marLeft w:val="0"/>
                      <w:marRight w:val="0"/>
                      <w:marTop w:val="0"/>
                      <w:marBottom w:val="0"/>
                      <w:divBdr>
                        <w:top w:val="none" w:sz="0" w:space="0" w:color="auto"/>
                        <w:left w:val="none" w:sz="0" w:space="0" w:color="auto"/>
                        <w:bottom w:val="none" w:sz="0" w:space="0" w:color="auto"/>
                        <w:right w:val="none" w:sz="0" w:space="0" w:color="auto"/>
                      </w:divBdr>
                    </w:div>
                  </w:divsChild>
                </w:div>
                <w:div w:id="1727411757">
                  <w:marLeft w:val="0"/>
                  <w:marRight w:val="0"/>
                  <w:marTop w:val="0"/>
                  <w:marBottom w:val="0"/>
                  <w:divBdr>
                    <w:top w:val="none" w:sz="0" w:space="0" w:color="auto"/>
                    <w:left w:val="none" w:sz="0" w:space="0" w:color="auto"/>
                    <w:bottom w:val="none" w:sz="0" w:space="0" w:color="auto"/>
                    <w:right w:val="none" w:sz="0" w:space="0" w:color="auto"/>
                  </w:divBdr>
                  <w:divsChild>
                    <w:div w:id="1119185670">
                      <w:marLeft w:val="0"/>
                      <w:marRight w:val="0"/>
                      <w:marTop w:val="0"/>
                      <w:marBottom w:val="0"/>
                      <w:divBdr>
                        <w:top w:val="none" w:sz="0" w:space="0" w:color="auto"/>
                        <w:left w:val="none" w:sz="0" w:space="0" w:color="auto"/>
                        <w:bottom w:val="none" w:sz="0" w:space="0" w:color="auto"/>
                        <w:right w:val="none" w:sz="0" w:space="0" w:color="auto"/>
                      </w:divBdr>
                    </w:div>
                  </w:divsChild>
                </w:div>
                <w:div w:id="264967721">
                  <w:marLeft w:val="0"/>
                  <w:marRight w:val="0"/>
                  <w:marTop w:val="0"/>
                  <w:marBottom w:val="0"/>
                  <w:divBdr>
                    <w:top w:val="none" w:sz="0" w:space="0" w:color="auto"/>
                    <w:left w:val="none" w:sz="0" w:space="0" w:color="auto"/>
                    <w:bottom w:val="none" w:sz="0" w:space="0" w:color="auto"/>
                    <w:right w:val="none" w:sz="0" w:space="0" w:color="auto"/>
                  </w:divBdr>
                  <w:divsChild>
                    <w:div w:id="1970472233">
                      <w:marLeft w:val="0"/>
                      <w:marRight w:val="0"/>
                      <w:marTop w:val="0"/>
                      <w:marBottom w:val="0"/>
                      <w:divBdr>
                        <w:top w:val="none" w:sz="0" w:space="0" w:color="auto"/>
                        <w:left w:val="none" w:sz="0" w:space="0" w:color="auto"/>
                        <w:bottom w:val="none" w:sz="0" w:space="0" w:color="auto"/>
                        <w:right w:val="none" w:sz="0" w:space="0" w:color="auto"/>
                      </w:divBdr>
                    </w:div>
                  </w:divsChild>
                </w:div>
                <w:div w:id="1909221322">
                  <w:marLeft w:val="0"/>
                  <w:marRight w:val="0"/>
                  <w:marTop w:val="0"/>
                  <w:marBottom w:val="0"/>
                  <w:divBdr>
                    <w:top w:val="none" w:sz="0" w:space="0" w:color="auto"/>
                    <w:left w:val="none" w:sz="0" w:space="0" w:color="auto"/>
                    <w:bottom w:val="none" w:sz="0" w:space="0" w:color="auto"/>
                    <w:right w:val="none" w:sz="0" w:space="0" w:color="auto"/>
                  </w:divBdr>
                  <w:divsChild>
                    <w:div w:id="560097060">
                      <w:marLeft w:val="0"/>
                      <w:marRight w:val="0"/>
                      <w:marTop w:val="0"/>
                      <w:marBottom w:val="0"/>
                      <w:divBdr>
                        <w:top w:val="none" w:sz="0" w:space="0" w:color="auto"/>
                        <w:left w:val="none" w:sz="0" w:space="0" w:color="auto"/>
                        <w:bottom w:val="none" w:sz="0" w:space="0" w:color="auto"/>
                        <w:right w:val="none" w:sz="0" w:space="0" w:color="auto"/>
                      </w:divBdr>
                    </w:div>
                  </w:divsChild>
                </w:div>
                <w:div w:id="887882953">
                  <w:marLeft w:val="0"/>
                  <w:marRight w:val="0"/>
                  <w:marTop w:val="0"/>
                  <w:marBottom w:val="0"/>
                  <w:divBdr>
                    <w:top w:val="none" w:sz="0" w:space="0" w:color="auto"/>
                    <w:left w:val="none" w:sz="0" w:space="0" w:color="auto"/>
                    <w:bottom w:val="none" w:sz="0" w:space="0" w:color="auto"/>
                    <w:right w:val="none" w:sz="0" w:space="0" w:color="auto"/>
                  </w:divBdr>
                  <w:divsChild>
                    <w:div w:id="1610430065">
                      <w:marLeft w:val="0"/>
                      <w:marRight w:val="0"/>
                      <w:marTop w:val="0"/>
                      <w:marBottom w:val="0"/>
                      <w:divBdr>
                        <w:top w:val="none" w:sz="0" w:space="0" w:color="auto"/>
                        <w:left w:val="none" w:sz="0" w:space="0" w:color="auto"/>
                        <w:bottom w:val="none" w:sz="0" w:space="0" w:color="auto"/>
                        <w:right w:val="none" w:sz="0" w:space="0" w:color="auto"/>
                      </w:divBdr>
                    </w:div>
                  </w:divsChild>
                </w:div>
                <w:div w:id="1811239631">
                  <w:marLeft w:val="0"/>
                  <w:marRight w:val="0"/>
                  <w:marTop w:val="0"/>
                  <w:marBottom w:val="0"/>
                  <w:divBdr>
                    <w:top w:val="none" w:sz="0" w:space="0" w:color="auto"/>
                    <w:left w:val="none" w:sz="0" w:space="0" w:color="auto"/>
                    <w:bottom w:val="none" w:sz="0" w:space="0" w:color="auto"/>
                    <w:right w:val="none" w:sz="0" w:space="0" w:color="auto"/>
                  </w:divBdr>
                  <w:divsChild>
                    <w:div w:id="67419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49036">
          <w:marLeft w:val="0"/>
          <w:marRight w:val="0"/>
          <w:marTop w:val="0"/>
          <w:marBottom w:val="0"/>
          <w:divBdr>
            <w:top w:val="none" w:sz="0" w:space="0" w:color="auto"/>
            <w:left w:val="none" w:sz="0" w:space="0" w:color="auto"/>
            <w:bottom w:val="none" w:sz="0" w:space="0" w:color="auto"/>
            <w:right w:val="none" w:sz="0" w:space="0" w:color="auto"/>
          </w:divBdr>
        </w:div>
      </w:divsChild>
    </w:div>
    <w:div w:id="1163426410">
      <w:bodyDiv w:val="1"/>
      <w:marLeft w:val="0"/>
      <w:marRight w:val="0"/>
      <w:marTop w:val="0"/>
      <w:marBottom w:val="0"/>
      <w:divBdr>
        <w:top w:val="none" w:sz="0" w:space="0" w:color="auto"/>
        <w:left w:val="none" w:sz="0" w:space="0" w:color="auto"/>
        <w:bottom w:val="none" w:sz="0" w:space="0" w:color="auto"/>
        <w:right w:val="none" w:sz="0" w:space="0" w:color="auto"/>
      </w:divBdr>
    </w:div>
    <w:div w:id="1164707598">
      <w:bodyDiv w:val="1"/>
      <w:marLeft w:val="0"/>
      <w:marRight w:val="0"/>
      <w:marTop w:val="0"/>
      <w:marBottom w:val="0"/>
      <w:divBdr>
        <w:top w:val="none" w:sz="0" w:space="0" w:color="auto"/>
        <w:left w:val="none" w:sz="0" w:space="0" w:color="auto"/>
        <w:bottom w:val="none" w:sz="0" w:space="0" w:color="auto"/>
        <w:right w:val="none" w:sz="0" w:space="0" w:color="auto"/>
      </w:divBdr>
    </w:div>
    <w:div w:id="1173492762">
      <w:bodyDiv w:val="1"/>
      <w:marLeft w:val="0"/>
      <w:marRight w:val="0"/>
      <w:marTop w:val="0"/>
      <w:marBottom w:val="0"/>
      <w:divBdr>
        <w:top w:val="none" w:sz="0" w:space="0" w:color="auto"/>
        <w:left w:val="none" w:sz="0" w:space="0" w:color="auto"/>
        <w:bottom w:val="none" w:sz="0" w:space="0" w:color="auto"/>
        <w:right w:val="none" w:sz="0" w:space="0" w:color="auto"/>
      </w:divBdr>
      <w:divsChild>
        <w:div w:id="1225219374">
          <w:marLeft w:val="0"/>
          <w:marRight w:val="0"/>
          <w:marTop w:val="0"/>
          <w:marBottom w:val="0"/>
          <w:divBdr>
            <w:top w:val="none" w:sz="0" w:space="0" w:color="auto"/>
            <w:left w:val="none" w:sz="0" w:space="0" w:color="auto"/>
            <w:bottom w:val="none" w:sz="0" w:space="0" w:color="auto"/>
            <w:right w:val="none" w:sz="0" w:space="0" w:color="auto"/>
          </w:divBdr>
        </w:div>
        <w:div w:id="509413458">
          <w:marLeft w:val="0"/>
          <w:marRight w:val="0"/>
          <w:marTop w:val="0"/>
          <w:marBottom w:val="0"/>
          <w:divBdr>
            <w:top w:val="none" w:sz="0" w:space="0" w:color="auto"/>
            <w:left w:val="none" w:sz="0" w:space="0" w:color="auto"/>
            <w:bottom w:val="none" w:sz="0" w:space="0" w:color="auto"/>
            <w:right w:val="none" w:sz="0" w:space="0" w:color="auto"/>
          </w:divBdr>
        </w:div>
        <w:div w:id="1332104079">
          <w:marLeft w:val="0"/>
          <w:marRight w:val="0"/>
          <w:marTop w:val="0"/>
          <w:marBottom w:val="0"/>
          <w:divBdr>
            <w:top w:val="none" w:sz="0" w:space="0" w:color="auto"/>
            <w:left w:val="none" w:sz="0" w:space="0" w:color="auto"/>
            <w:bottom w:val="none" w:sz="0" w:space="0" w:color="auto"/>
            <w:right w:val="none" w:sz="0" w:space="0" w:color="auto"/>
          </w:divBdr>
        </w:div>
        <w:div w:id="1238704954">
          <w:marLeft w:val="0"/>
          <w:marRight w:val="0"/>
          <w:marTop w:val="0"/>
          <w:marBottom w:val="0"/>
          <w:divBdr>
            <w:top w:val="none" w:sz="0" w:space="0" w:color="auto"/>
            <w:left w:val="none" w:sz="0" w:space="0" w:color="auto"/>
            <w:bottom w:val="none" w:sz="0" w:space="0" w:color="auto"/>
            <w:right w:val="none" w:sz="0" w:space="0" w:color="auto"/>
          </w:divBdr>
        </w:div>
        <w:div w:id="854267419">
          <w:marLeft w:val="0"/>
          <w:marRight w:val="0"/>
          <w:marTop w:val="0"/>
          <w:marBottom w:val="0"/>
          <w:divBdr>
            <w:top w:val="none" w:sz="0" w:space="0" w:color="auto"/>
            <w:left w:val="none" w:sz="0" w:space="0" w:color="auto"/>
            <w:bottom w:val="none" w:sz="0" w:space="0" w:color="auto"/>
            <w:right w:val="none" w:sz="0" w:space="0" w:color="auto"/>
          </w:divBdr>
        </w:div>
        <w:div w:id="1040788046">
          <w:marLeft w:val="0"/>
          <w:marRight w:val="0"/>
          <w:marTop w:val="0"/>
          <w:marBottom w:val="0"/>
          <w:divBdr>
            <w:top w:val="none" w:sz="0" w:space="0" w:color="auto"/>
            <w:left w:val="none" w:sz="0" w:space="0" w:color="auto"/>
            <w:bottom w:val="none" w:sz="0" w:space="0" w:color="auto"/>
            <w:right w:val="none" w:sz="0" w:space="0" w:color="auto"/>
          </w:divBdr>
        </w:div>
        <w:div w:id="107244395">
          <w:marLeft w:val="0"/>
          <w:marRight w:val="0"/>
          <w:marTop w:val="0"/>
          <w:marBottom w:val="0"/>
          <w:divBdr>
            <w:top w:val="none" w:sz="0" w:space="0" w:color="auto"/>
            <w:left w:val="none" w:sz="0" w:space="0" w:color="auto"/>
            <w:bottom w:val="none" w:sz="0" w:space="0" w:color="auto"/>
            <w:right w:val="none" w:sz="0" w:space="0" w:color="auto"/>
          </w:divBdr>
        </w:div>
        <w:div w:id="169102480">
          <w:marLeft w:val="0"/>
          <w:marRight w:val="0"/>
          <w:marTop w:val="0"/>
          <w:marBottom w:val="0"/>
          <w:divBdr>
            <w:top w:val="none" w:sz="0" w:space="0" w:color="auto"/>
            <w:left w:val="none" w:sz="0" w:space="0" w:color="auto"/>
            <w:bottom w:val="none" w:sz="0" w:space="0" w:color="auto"/>
            <w:right w:val="none" w:sz="0" w:space="0" w:color="auto"/>
          </w:divBdr>
        </w:div>
      </w:divsChild>
    </w:div>
    <w:div w:id="1241981726">
      <w:bodyDiv w:val="1"/>
      <w:marLeft w:val="0"/>
      <w:marRight w:val="0"/>
      <w:marTop w:val="0"/>
      <w:marBottom w:val="0"/>
      <w:divBdr>
        <w:top w:val="none" w:sz="0" w:space="0" w:color="auto"/>
        <w:left w:val="none" w:sz="0" w:space="0" w:color="auto"/>
        <w:bottom w:val="none" w:sz="0" w:space="0" w:color="auto"/>
        <w:right w:val="none" w:sz="0" w:space="0" w:color="auto"/>
      </w:divBdr>
      <w:divsChild>
        <w:div w:id="1751612764">
          <w:marLeft w:val="0"/>
          <w:marRight w:val="0"/>
          <w:marTop w:val="0"/>
          <w:marBottom w:val="0"/>
          <w:divBdr>
            <w:top w:val="none" w:sz="0" w:space="0" w:color="auto"/>
            <w:left w:val="none" w:sz="0" w:space="0" w:color="auto"/>
            <w:bottom w:val="none" w:sz="0" w:space="0" w:color="auto"/>
            <w:right w:val="none" w:sz="0" w:space="0" w:color="auto"/>
          </w:divBdr>
          <w:divsChild>
            <w:div w:id="394165386">
              <w:marLeft w:val="0"/>
              <w:marRight w:val="0"/>
              <w:marTop w:val="0"/>
              <w:marBottom w:val="0"/>
              <w:divBdr>
                <w:top w:val="none" w:sz="0" w:space="0" w:color="auto"/>
                <w:left w:val="none" w:sz="0" w:space="0" w:color="auto"/>
                <w:bottom w:val="none" w:sz="0" w:space="0" w:color="auto"/>
                <w:right w:val="none" w:sz="0" w:space="0" w:color="auto"/>
              </w:divBdr>
            </w:div>
          </w:divsChild>
        </w:div>
        <w:div w:id="863132051">
          <w:marLeft w:val="0"/>
          <w:marRight w:val="0"/>
          <w:marTop w:val="0"/>
          <w:marBottom w:val="0"/>
          <w:divBdr>
            <w:top w:val="none" w:sz="0" w:space="0" w:color="auto"/>
            <w:left w:val="none" w:sz="0" w:space="0" w:color="auto"/>
            <w:bottom w:val="none" w:sz="0" w:space="0" w:color="auto"/>
            <w:right w:val="none" w:sz="0" w:space="0" w:color="auto"/>
          </w:divBdr>
          <w:divsChild>
            <w:div w:id="1564752411">
              <w:marLeft w:val="0"/>
              <w:marRight w:val="0"/>
              <w:marTop w:val="0"/>
              <w:marBottom w:val="0"/>
              <w:divBdr>
                <w:top w:val="none" w:sz="0" w:space="0" w:color="auto"/>
                <w:left w:val="none" w:sz="0" w:space="0" w:color="auto"/>
                <w:bottom w:val="none" w:sz="0" w:space="0" w:color="auto"/>
                <w:right w:val="none" w:sz="0" w:space="0" w:color="auto"/>
              </w:divBdr>
            </w:div>
          </w:divsChild>
        </w:div>
        <w:div w:id="763965014">
          <w:marLeft w:val="0"/>
          <w:marRight w:val="0"/>
          <w:marTop w:val="0"/>
          <w:marBottom w:val="0"/>
          <w:divBdr>
            <w:top w:val="none" w:sz="0" w:space="0" w:color="auto"/>
            <w:left w:val="none" w:sz="0" w:space="0" w:color="auto"/>
            <w:bottom w:val="none" w:sz="0" w:space="0" w:color="auto"/>
            <w:right w:val="none" w:sz="0" w:space="0" w:color="auto"/>
          </w:divBdr>
          <w:divsChild>
            <w:div w:id="1960793035">
              <w:marLeft w:val="0"/>
              <w:marRight w:val="0"/>
              <w:marTop w:val="0"/>
              <w:marBottom w:val="0"/>
              <w:divBdr>
                <w:top w:val="none" w:sz="0" w:space="0" w:color="auto"/>
                <w:left w:val="none" w:sz="0" w:space="0" w:color="auto"/>
                <w:bottom w:val="none" w:sz="0" w:space="0" w:color="auto"/>
                <w:right w:val="none" w:sz="0" w:space="0" w:color="auto"/>
              </w:divBdr>
            </w:div>
          </w:divsChild>
        </w:div>
        <w:div w:id="318193114">
          <w:marLeft w:val="0"/>
          <w:marRight w:val="0"/>
          <w:marTop w:val="0"/>
          <w:marBottom w:val="0"/>
          <w:divBdr>
            <w:top w:val="none" w:sz="0" w:space="0" w:color="auto"/>
            <w:left w:val="none" w:sz="0" w:space="0" w:color="auto"/>
            <w:bottom w:val="none" w:sz="0" w:space="0" w:color="auto"/>
            <w:right w:val="none" w:sz="0" w:space="0" w:color="auto"/>
          </w:divBdr>
          <w:divsChild>
            <w:div w:id="865600523">
              <w:marLeft w:val="0"/>
              <w:marRight w:val="0"/>
              <w:marTop w:val="0"/>
              <w:marBottom w:val="0"/>
              <w:divBdr>
                <w:top w:val="none" w:sz="0" w:space="0" w:color="auto"/>
                <w:left w:val="none" w:sz="0" w:space="0" w:color="auto"/>
                <w:bottom w:val="none" w:sz="0" w:space="0" w:color="auto"/>
                <w:right w:val="none" w:sz="0" w:space="0" w:color="auto"/>
              </w:divBdr>
            </w:div>
          </w:divsChild>
        </w:div>
        <w:div w:id="489709317">
          <w:marLeft w:val="0"/>
          <w:marRight w:val="0"/>
          <w:marTop w:val="0"/>
          <w:marBottom w:val="0"/>
          <w:divBdr>
            <w:top w:val="none" w:sz="0" w:space="0" w:color="auto"/>
            <w:left w:val="none" w:sz="0" w:space="0" w:color="auto"/>
            <w:bottom w:val="none" w:sz="0" w:space="0" w:color="auto"/>
            <w:right w:val="none" w:sz="0" w:space="0" w:color="auto"/>
          </w:divBdr>
          <w:divsChild>
            <w:div w:id="23949367">
              <w:marLeft w:val="0"/>
              <w:marRight w:val="0"/>
              <w:marTop w:val="0"/>
              <w:marBottom w:val="0"/>
              <w:divBdr>
                <w:top w:val="none" w:sz="0" w:space="0" w:color="auto"/>
                <w:left w:val="none" w:sz="0" w:space="0" w:color="auto"/>
                <w:bottom w:val="none" w:sz="0" w:space="0" w:color="auto"/>
                <w:right w:val="none" w:sz="0" w:space="0" w:color="auto"/>
              </w:divBdr>
            </w:div>
          </w:divsChild>
        </w:div>
        <w:div w:id="859705795">
          <w:marLeft w:val="0"/>
          <w:marRight w:val="0"/>
          <w:marTop w:val="0"/>
          <w:marBottom w:val="0"/>
          <w:divBdr>
            <w:top w:val="none" w:sz="0" w:space="0" w:color="auto"/>
            <w:left w:val="none" w:sz="0" w:space="0" w:color="auto"/>
            <w:bottom w:val="none" w:sz="0" w:space="0" w:color="auto"/>
            <w:right w:val="none" w:sz="0" w:space="0" w:color="auto"/>
          </w:divBdr>
          <w:divsChild>
            <w:div w:id="16350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77434">
      <w:bodyDiv w:val="1"/>
      <w:marLeft w:val="0"/>
      <w:marRight w:val="0"/>
      <w:marTop w:val="0"/>
      <w:marBottom w:val="0"/>
      <w:divBdr>
        <w:top w:val="none" w:sz="0" w:space="0" w:color="auto"/>
        <w:left w:val="none" w:sz="0" w:space="0" w:color="auto"/>
        <w:bottom w:val="none" w:sz="0" w:space="0" w:color="auto"/>
        <w:right w:val="none" w:sz="0" w:space="0" w:color="auto"/>
      </w:divBdr>
    </w:div>
    <w:div w:id="1482506460">
      <w:bodyDiv w:val="1"/>
      <w:marLeft w:val="0"/>
      <w:marRight w:val="0"/>
      <w:marTop w:val="0"/>
      <w:marBottom w:val="0"/>
      <w:divBdr>
        <w:top w:val="none" w:sz="0" w:space="0" w:color="auto"/>
        <w:left w:val="none" w:sz="0" w:space="0" w:color="auto"/>
        <w:bottom w:val="none" w:sz="0" w:space="0" w:color="auto"/>
        <w:right w:val="none" w:sz="0" w:space="0" w:color="auto"/>
      </w:divBdr>
    </w:div>
    <w:div w:id="1509250187">
      <w:bodyDiv w:val="1"/>
      <w:marLeft w:val="0"/>
      <w:marRight w:val="0"/>
      <w:marTop w:val="0"/>
      <w:marBottom w:val="0"/>
      <w:divBdr>
        <w:top w:val="none" w:sz="0" w:space="0" w:color="auto"/>
        <w:left w:val="none" w:sz="0" w:space="0" w:color="auto"/>
        <w:bottom w:val="none" w:sz="0" w:space="0" w:color="auto"/>
        <w:right w:val="none" w:sz="0" w:space="0" w:color="auto"/>
      </w:divBdr>
    </w:div>
    <w:div w:id="1539313273">
      <w:bodyDiv w:val="1"/>
      <w:marLeft w:val="0"/>
      <w:marRight w:val="0"/>
      <w:marTop w:val="0"/>
      <w:marBottom w:val="0"/>
      <w:divBdr>
        <w:top w:val="none" w:sz="0" w:space="0" w:color="auto"/>
        <w:left w:val="none" w:sz="0" w:space="0" w:color="auto"/>
        <w:bottom w:val="none" w:sz="0" w:space="0" w:color="auto"/>
        <w:right w:val="none" w:sz="0" w:space="0" w:color="auto"/>
      </w:divBdr>
      <w:divsChild>
        <w:div w:id="787772716">
          <w:marLeft w:val="0"/>
          <w:marRight w:val="0"/>
          <w:marTop w:val="0"/>
          <w:marBottom w:val="0"/>
          <w:divBdr>
            <w:top w:val="none" w:sz="0" w:space="0" w:color="auto"/>
            <w:left w:val="none" w:sz="0" w:space="0" w:color="auto"/>
            <w:bottom w:val="none" w:sz="0" w:space="0" w:color="auto"/>
            <w:right w:val="none" w:sz="0" w:space="0" w:color="auto"/>
          </w:divBdr>
        </w:div>
        <w:div w:id="1214461967">
          <w:marLeft w:val="0"/>
          <w:marRight w:val="0"/>
          <w:marTop w:val="0"/>
          <w:marBottom w:val="0"/>
          <w:divBdr>
            <w:top w:val="none" w:sz="0" w:space="0" w:color="auto"/>
            <w:left w:val="none" w:sz="0" w:space="0" w:color="auto"/>
            <w:bottom w:val="none" w:sz="0" w:space="0" w:color="auto"/>
            <w:right w:val="none" w:sz="0" w:space="0" w:color="auto"/>
          </w:divBdr>
          <w:divsChild>
            <w:div w:id="60059080">
              <w:marLeft w:val="-75"/>
              <w:marRight w:val="0"/>
              <w:marTop w:val="30"/>
              <w:marBottom w:val="30"/>
              <w:divBdr>
                <w:top w:val="none" w:sz="0" w:space="0" w:color="auto"/>
                <w:left w:val="none" w:sz="0" w:space="0" w:color="auto"/>
                <w:bottom w:val="none" w:sz="0" w:space="0" w:color="auto"/>
                <w:right w:val="none" w:sz="0" w:space="0" w:color="auto"/>
              </w:divBdr>
              <w:divsChild>
                <w:div w:id="1104426587">
                  <w:marLeft w:val="0"/>
                  <w:marRight w:val="0"/>
                  <w:marTop w:val="0"/>
                  <w:marBottom w:val="0"/>
                  <w:divBdr>
                    <w:top w:val="none" w:sz="0" w:space="0" w:color="auto"/>
                    <w:left w:val="none" w:sz="0" w:space="0" w:color="auto"/>
                    <w:bottom w:val="none" w:sz="0" w:space="0" w:color="auto"/>
                    <w:right w:val="none" w:sz="0" w:space="0" w:color="auto"/>
                  </w:divBdr>
                  <w:divsChild>
                    <w:div w:id="1182623179">
                      <w:marLeft w:val="0"/>
                      <w:marRight w:val="0"/>
                      <w:marTop w:val="0"/>
                      <w:marBottom w:val="0"/>
                      <w:divBdr>
                        <w:top w:val="none" w:sz="0" w:space="0" w:color="auto"/>
                        <w:left w:val="none" w:sz="0" w:space="0" w:color="auto"/>
                        <w:bottom w:val="none" w:sz="0" w:space="0" w:color="auto"/>
                        <w:right w:val="none" w:sz="0" w:space="0" w:color="auto"/>
                      </w:divBdr>
                    </w:div>
                  </w:divsChild>
                </w:div>
                <w:div w:id="151221694">
                  <w:marLeft w:val="0"/>
                  <w:marRight w:val="0"/>
                  <w:marTop w:val="0"/>
                  <w:marBottom w:val="0"/>
                  <w:divBdr>
                    <w:top w:val="none" w:sz="0" w:space="0" w:color="auto"/>
                    <w:left w:val="none" w:sz="0" w:space="0" w:color="auto"/>
                    <w:bottom w:val="none" w:sz="0" w:space="0" w:color="auto"/>
                    <w:right w:val="none" w:sz="0" w:space="0" w:color="auto"/>
                  </w:divBdr>
                  <w:divsChild>
                    <w:div w:id="1258559323">
                      <w:marLeft w:val="0"/>
                      <w:marRight w:val="0"/>
                      <w:marTop w:val="0"/>
                      <w:marBottom w:val="0"/>
                      <w:divBdr>
                        <w:top w:val="none" w:sz="0" w:space="0" w:color="auto"/>
                        <w:left w:val="none" w:sz="0" w:space="0" w:color="auto"/>
                        <w:bottom w:val="none" w:sz="0" w:space="0" w:color="auto"/>
                        <w:right w:val="none" w:sz="0" w:space="0" w:color="auto"/>
                      </w:divBdr>
                    </w:div>
                  </w:divsChild>
                </w:div>
                <w:div w:id="1241066425">
                  <w:marLeft w:val="0"/>
                  <w:marRight w:val="0"/>
                  <w:marTop w:val="0"/>
                  <w:marBottom w:val="0"/>
                  <w:divBdr>
                    <w:top w:val="none" w:sz="0" w:space="0" w:color="auto"/>
                    <w:left w:val="none" w:sz="0" w:space="0" w:color="auto"/>
                    <w:bottom w:val="none" w:sz="0" w:space="0" w:color="auto"/>
                    <w:right w:val="none" w:sz="0" w:space="0" w:color="auto"/>
                  </w:divBdr>
                  <w:divsChild>
                    <w:div w:id="519470377">
                      <w:marLeft w:val="0"/>
                      <w:marRight w:val="0"/>
                      <w:marTop w:val="0"/>
                      <w:marBottom w:val="0"/>
                      <w:divBdr>
                        <w:top w:val="none" w:sz="0" w:space="0" w:color="auto"/>
                        <w:left w:val="none" w:sz="0" w:space="0" w:color="auto"/>
                        <w:bottom w:val="none" w:sz="0" w:space="0" w:color="auto"/>
                        <w:right w:val="none" w:sz="0" w:space="0" w:color="auto"/>
                      </w:divBdr>
                    </w:div>
                  </w:divsChild>
                </w:div>
                <w:div w:id="1844204810">
                  <w:marLeft w:val="0"/>
                  <w:marRight w:val="0"/>
                  <w:marTop w:val="0"/>
                  <w:marBottom w:val="0"/>
                  <w:divBdr>
                    <w:top w:val="none" w:sz="0" w:space="0" w:color="auto"/>
                    <w:left w:val="none" w:sz="0" w:space="0" w:color="auto"/>
                    <w:bottom w:val="none" w:sz="0" w:space="0" w:color="auto"/>
                    <w:right w:val="none" w:sz="0" w:space="0" w:color="auto"/>
                  </w:divBdr>
                  <w:divsChild>
                    <w:div w:id="2116361427">
                      <w:marLeft w:val="0"/>
                      <w:marRight w:val="0"/>
                      <w:marTop w:val="0"/>
                      <w:marBottom w:val="0"/>
                      <w:divBdr>
                        <w:top w:val="none" w:sz="0" w:space="0" w:color="auto"/>
                        <w:left w:val="none" w:sz="0" w:space="0" w:color="auto"/>
                        <w:bottom w:val="none" w:sz="0" w:space="0" w:color="auto"/>
                        <w:right w:val="none" w:sz="0" w:space="0" w:color="auto"/>
                      </w:divBdr>
                    </w:div>
                  </w:divsChild>
                </w:div>
                <w:div w:id="389697958">
                  <w:marLeft w:val="0"/>
                  <w:marRight w:val="0"/>
                  <w:marTop w:val="0"/>
                  <w:marBottom w:val="0"/>
                  <w:divBdr>
                    <w:top w:val="none" w:sz="0" w:space="0" w:color="auto"/>
                    <w:left w:val="none" w:sz="0" w:space="0" w:color="auto"/>
                    <w:bottom w:val="none" w:sz="0" w:space="0" w:color="auto"/>
                    <w:right w:val="none" w:sz="0" w:space="0" w:color="auto"/>
                  </w:divBdr>
                  <w:divsChild>
                    <w:div w:id="1973905326">
                      <w:marLeft w:val="0"/>
                      <w:marRight w:val="0"/>
                      <w:marTop w:val="0"/>
                      <w:marBottom w:val="0"/>
                      <w:divBdr>
                        <w:top w:val="none" w:sz="0" w:space="0" w:color="auto"/>
                        <w:left w:val="none" w:sz="0" w:space="0" w:color="auto"/>
                        <w:bottom w:val="none" w:sz="0" w:space="0" w:color="auto"/>
                        <w:right w:val="none" w:sz="0" w:space="0" w:color="auto"/>
                      </w:divBdr>
                    </w:div>
                  </w:divsChild>
                </w:div>
                <w:div w:id="592667721">
                  <w:marLeft w:val="0"/>
                  <w:marRight w:val="0"/>
                  <w:marTop w:val="0"/>
                  <w:marBottom w:val="0"/>
                  <w:divBdr>
                    <w:top w:val="none" w:sz="0" w:space="0" w:color="auto"/>
                    <w:left w:val="none" w:sz="0" w:space="0" w:color="auto"/>
                    <w:bottom w:val="none" w:sz="0" w:space="0" w:color="auto"/>
                    <w:right w:val="none" w:sz="0" w:space="0" w:color="auto"/>
                  </w:divBdr>
                  <w:divsChild>
                    <w:div w:id="1714114903">
                      <w:marLeft w:val="0"/>
                      <w:marRight w:val="0"/>
                      <w:marTop w:val="0"/>
                      <w:marBottom w:val="0"/>
                      <w:divBdr>
                        <w:top w:val="none" w:sz="0" w:space="0" w:color="auto"/>
                        <w:left w:val="none" w:sz="0" w:space="0" w:color="auto"/>
                        <w:bottom w:val="none" w:sz="0" w:space="0" w:color="auto"/>
                        <w:right w:val="none" w:sz="0" w:space="0" w:color="auto"/>
                      </w:divBdr>
                    </w:div>
                  </w:divsChild>
                </w:div>
                <w:div w:id="439490770">
                  <w:marLeft w:val="0"/>
                  <w:marRight w:val="0"/>
                  <w:marTop w:val="0"/>
                  <w:marBottom w:val="0"/>
                  <w:divBdr>
                    <w:top w:val="none" w:sz="0" w:space="0" w:color="auto"/>
                    <w:left w:val="none" w:sz="0" w:space="0" w:color="auto"/>
                    <w:bottom w:val="none" w:sz="0" w:space="0" w:color="auto"/>
                    <w:right w:val="none" w:sz="0" w:space="0" w:color="auto"/>
                  </w:divBdr>
                  <w:divsChild>
                    <w:div w:id="1540706991">
                      <w:marLeft w:val="0"/>
                      <w:marRight w:val="0"/>
                      <w:marTop w:val="0"/>
                      <w:marBottom w:val="0"/>
                      <w:divBdr>
                        <w:top w:val="none" w:sz="0" w:space="0" w:color="auto"/>
                        <w:left w:val="none" w:sz="0" w:space="0" w:color="auto"/>
                        <w:bottom w:val="none" w:sz="0" w:space="0" w:color="auto"/>
                        <w:right w:val="none" w:sz="0" w:space="0" w:color="auto"/>
                      </w:divBdr>
                    </w:div>
                  </w:divsChild>
                </w:div>
                <w:div w:id="823745092">
                  <w:marLeft w:val="0"/>
                  <w:marRight w:val="0"/>
                  <w:marTop w:val="0"/>
                  <w:marBottom w:val="0"/>
                  <w:divBdr>
                    <w:top w:val="none" w:sz="0" w:space="0" w:color="auto"/>
                    <w:left w:val="none" w:sz="0" w:space="0" w:color="auto"/>
                    <w:bottom w:val="none" w:sz="0" w:space="0" w:color="auto"/>
                    <w:right w:val="none" w:sz="0" w:space="0" w:color="auto"/>
                  </w:divBdr>
                  <w:divsChild>
                    <w:div w:id="800268618">
                      <w:marLeft w:val="0"/>
                      <w:marRight w:val="0"/>
                      <w:marTop w:val="0"/>
                      <w:marBottom w:val="0"/>
                      <w:divBdr>
                        <w:top w:val="none" w:sz="0" w:space="0" w:color="auto"/>
                        <w:left w:val="none" w:sz="0" w:space="0" w:color="auto"/>
                        <w:bottom w:val="none" w:sz="0" w:space="0" w:color="auto"/>
                        <w:right w:val="none" w:sz="0" w:space="0" w:color="auto"/>
                      </w:divBdr>
                    </w:div>
                  </w:divsChild>
                </w:div>
                <w:div w:id="1085957051">
                  <w:marLeft w:val="0"/>
                  <w:marRight w:val="0"/>
                  <w:marTop w:val="0"/>
                  <w:marBottom w:val="0"/>
                  <w:divBdr>
                    <w:top w:val="none" w:sz="0" w:space="0" w:color="auto"/>
                    <w:left w:val="none" w:sz="0" w:space="0" w:color="auto"/>
                    <w:bottom w:val="none" w:sz="0" w:space="0" w:color="auto"/>
                    <w:right w:val="none" w:sz="0" w:space="0" w:color="auto"/>
                  </w:divBdr>
                  <w:divsChild>
                    <w:div w:id="355499268">
                      <w:marLeft w:val="0"/>
                      <w:marRight w:val="0"/>
                      <w:marTop w:val="0"/>
                      <w:marBottom w:val="0"/>
                      <w:divBdr>
                        <w:top w:val="none" w:sz="0" w:space="0" w:color="auto"/>
                        <w:left w:val="none" w:sz="0" w:space="0" w:color="auto"/>
                        <w:bottom w:val="none" w:sz="0" w:space="0" w:color="auto"/>
                        <w:right w:val="none" w:sz="0" w:space="0" w:color="auto"/>
                      </w:divBdr>
                    </w:div>
                  </w:divsChild>
                </w:div>
                <w:div w:id="1547911818">
                  <w:marLeft w:val="0"/>
                  <w:marRight w:val="0"/>
                  <w:marTop w:val="0"/>
                  <w:marBottom w:val="0"/>
                  <w:divBdr>
                    <w:top w:val="none" w:sz="0" w:space="0" w:color="auto"/>
                    <w:left w:val="none" w:sz="0" w:space="0" w:color="auto"/>
                    <w:bottom w:val="none" w:sz="0" w:space="0" w:color="auto"/>
                    <w:right w:val="none" w:sz="0" w:space="0" w:color="auto"/>
                  </w:divBdr>
                  <w:divsChild>
                    <w:div w:id="700862452">
                      <w:marLeft w:val="0"/>
                      <w:marRight w:val="0"/>
                      <w:marTop w:val="0"/>
                      <w:marBottom w:val="0"/>
                      <w:divBdr>
                        <w:top w:val="none" w:sz="0" w:space="0" w:color="auto"/>
                        <w:left w:val="none" w:sz="0" w:space="0" w:color="auto"/>
                        <w:bottom w:val="none" w:sz="0" w:space="0" w:color="auto"/>
                        <w:right w:val="none" w:sz="0" w:space="0" w:color="auto"/>
                      </w:divBdr>
                    </w:div>
                  </w:divsChild>
                </w:div>
                <w:div w:id="900559588">
                  <w:marLeft w:val="0"/>
                  <w:marRight w:val="0"/>
                  <w:marTop w:val="0"/>
                  <w:marBottom w:val="0"/>
                  <w:divBdr>
                    <w:top w:val="none" w:sz="0" w:space="0" w:color="auto"/>
                    <w:left w:val="none" w:sz="0" w:space="0" w:color="auto"/>
                    <w:bottom w:val="none" w:sz="0" w:space="0" w:color="auto"/>
                    <w:right w:val="none" w:sz="0" w:space="0" w:color="auto"/>
                  </w:divBdr>
                  <w:divsChild>
                    <w:div w:id="1027802197">
                      <w:marLeft w:val="0"/>
                      <w:marRight w:val="0"/>
                      <w:marTop w:val="0"/>
                      <w:marBottom w:val="0"/>
                      <w:divBdr>
                        <w:top w:val="none" w:sz="0" w:space="0" w:color="auto"/>
                        <w:left w:val="none" w:sz="0" w:space="0" w:color="auto"/>
                        <w:bottom w:val="none" w:sz="0" w:space="0" w:color="auto"/>
                        <w:right w:val="none" w:sz="0" w:space="0" w:color="auto"/>
                      </w:divBdr>
                    </w:div>
                  </w:divsChild>
                </w:div>
                <w:div w:id="477461094">
                  <w:marLeft w:val="0"/>
                  <w:marRight w:val="0"/>
                  <w:marTop w:val="0"/>
                  <w:marBottom w:val="0"/>
                  <w:divBdr>
                    <w:top w:val="none" w:sz="0" w:space="0" w:color="auto"/>
                    <w:left w:val="none" w:sz="0" w:space="0" w:color="auto"/>
                    <w:bottom w:val="none" w:sz="0" w:space="0" w:color="auto"/>
                    <w:right w:val="none" w:sz="0" w:space="0" w:color="auto"/>
                  </w:divBdr>
                  <w:divsChild>
                    <w:div w:id="863708150">
                      <w:marLeft w:val="0"/>
                      <w:marRight w:val="0"/>
                      <w:marTop w:val="0"/>
                      <w:marBottom w:val="0"/>
                      <w:divBdr>
                        <w:top w:val="none" w:sz="0" w:space="0" w:color="auto"/>
                        <w:left w:val="none" w:sz="0" w:space="0" w:color="auto"/>
                        <w:bottom w:val="none" w:sz="0" w:space="0" w:color="auto"/>
                        <w:right w:val="none" w:sz="0" w:space="0" w:color="auto"/>
                      </w:divBdr>
                    </w:div>
                  </w:divsChild>
                </w:div>
                <w:div w:id="1452624038">
                  <w:marLeft w:val="0"/>
                  <w:marRight w:val="0"/>
                  <w:marTop w:val="0"/>
                  <w:marBottom w:val="0"/>
                  <w:divBdr>
                    <w:top w:val="none" w:sz="0" w:space="0" w:color="auto"/>
                    <w:left w:val="none" w:sz="0" w:space="0" w:color="auto"/>
                    <w:bottom w:val="none" w:sz="0" w:space="0" w:color="auto"/>
                    <w:right w:val="none" w:sz="0" w:space="0" w:color="auto"/>
                  </w:divBdr>
                  <w:divsChild>
                    <w:div w:id="1095324780">
                      <w:marLeft w:val="0"/>
                      <w:marRight w:val="0"/>
                      <w:marTop w:val="0"/>
                      <w:marBottom w:val="0"/>
                      <w:divBdr>
                        <w:top w:val="none" w:sz="0" w:space="0" w:color="auto"/>
                        <w:left w:val="none" w:sz="0" w:space="0" w:color="auto"/>
                        <w:bottom w:val="none" w:sz="0" w:space="0" w:color="auto"/>
                        <w:right w:val="none" w:sz="0" w:space="0" w:color="auto"/>
                      </w:divBdr>
                    </w:div>
                  </w:divsChild>
                </w:div>
                <w:div w:id="1810436116">
                  <w:marLeft w:val="0"/>
                  <w:marRight w:val="0"/>
                  <w:marTop w:val="0"/>
                  <w:marBottom w:val="0"/>
                  <w:divBdr>
                    <w:top w:val="none" w:sz="0" w:space="0" w:color="auto"/>
                    <w:left w:val="none" w:sz="0" w:space="0" w:color="auto"/>
                    <w:bottom w:val="none" w:sz="0" w:space="0" w:color="auto"/>
                    <w:right w:val="none" w:sz="0" w:space="0" w:color="auto"/>
                  </w:divBdr>
                  <w:divsChild>
                    <w:div w:id="907152157">
                      <w:marLeft w:val="0"/>
                      <w:marRight w:val="0"/>
                      <w:marTop w:val="0"/>
                      <w:marBottom w:val="0"/>
                      <w:divBdr>
                        <w:top w:val="none" w:sz="0" w:space="0" w:color="auto"/>
                        <w:left w:val="none" w:sz="0" w:space="0" w:color="auto"/>
                        <w:bottom w:val="none" w:sz="0" w:space="0" w:color="auto"/>
                        <w:right w:val="none" w:sz="0" w:space="0" w:color="auto"/>
                      </w:divBdr>
                    </w:div>
                  </w:divsChild>
                </w:div>
                <w:div w:id="1355155878">
                  <w:marLeft w:val="0"/>
                  <w:marRight w:val="0"/>
                  <w:marTop w:val="0"/>
                  <w:marBottom w:val="0"/>
                  <w:divBdr>
                    <w:top w:val="none" w:sz="0" w:space="0" w:color="auto"/>
                    <w:left w:val="none" w:sz="0" w:space="0" w:color="auto"/>
                    <w:bottom w:val="none" w:sz="0" w:space="0" w:color="auto"/>
                    <w:right w:val="none" w:sz="0" w:space="0" w:color="auto"/>
                  </w:divBdr>
                  <w:divsChild>
                    <w:div w:id="1791361066">
                      <w:marLeft w:val="0"/>
                      <w:marRight w:val="0"/>
                      <w:marTop w:val="0"/>
                      <w:marBottom w:val="0"/>
                      <w:divBdr>
                        <w:top w:val="none" w:sz="0" w:space="0" w:color="auto"/>
                        <w:left w:val="none" w:sz="0" w:space="0" w:color="auto"/>
                        <w:bottom w:val="none" w:sz="0" w:space="0" w:color="auto"/>
                        <w:right w:val="none" w:sz="0" w:space="0" w:color="auto"/>
                      </w:divBdr>
                    </w:div>
                  </w:divsChild>
                </w:div>
                <w:div w:id="1472675019">
                  <w:marLeft w:val="0"/>
                  <w:marRight w:val="0"/>
                  <w:marTop w:val="0"/>
                  <w:marBottom w:val="0"/>
                  <w:divBdr>
                    <w:top w:val="none" w:sz="0" w:space="0" w:color="auto"/>
                    <w:left w:val="none" w:sz="0" w:space="0" w:color="auto"/>
                    <w:bottom w:val="none" w:sz="0" w:space="0" w:color="auto"/>
                    <w:right w:val="none" w:sz="0" w:space="0" w:color="auto"/>
                  </w:divBdr>
                  <w:divsChild>
                    <w:div w:id="915896944">
                      <w:marLeft w:val="0"/>
                      <w:marRight w:val="0"/>
                      <w:marTop w:val="0"/>
                      <w:marBottom w:val="0"/>
                      <w:divBdr>
                        <w:top w:val="none" w:sz="0" w:space="0" w:color="auto"/>
                        <w:left w:val="none" w:sz="0" w:space="0" w:color="auto"/>
                        <w:bottom w:val="none" w:sz="0" w:space="0" w:color="auto"/>
                        <w:right w:val="none" w:sz="0" w:space="0" w:color="auto"/>
                      </w:divBdr>
                    </w:div>
                  </w:divsChild>
                </w:div>
                <w:div w:id="117840437">
                  <w:marLeft w:val="0"/>
                  <w:marRight w:val="0"/>
                  <w:marTop w:val="0"/>
                  <w:marBottom w:val="0"/>
                  <w:divBdr>
                    <w:top w:val="none" w:sz="0" w:space="0" w:color="auto"/>
                    <w:left w:val="none" w:sz="0" w:space="0" w:color="auto"/>
                    <w:bottom w:val="none" w:sz="0" w:space="0" w:color="auto"/>
                    <w:right w:val="none" w:sz="0" w:space="0" w:color="auto"/>
                  </w:divBdr>
                  <w:divsChild>
                    <w:div w:id="1665931619">
                      <w:marLeft w:val="0"/>
                      <w:marRight w:val="0"/>
                      <w:marTop w:val="0"/>
                      <w:marBottom w:val="0"/>
                      <w:divBdr>
                        <w:top w:val="none" w:sz="0" w:space="0" w:color="auto"/>
                        <w:left w:val="none" w:sz="0" w:space="0" w:color="auto"/>
                        <w:bottom w:val="none" w:sz="0" w:space="0" w:color="auto"/>
                        <w:right w:val="none" w:sz="0" w:space="0" w:color="auto"/>
                      </w:divBdr>
                    </w:div>
                  </w:divsChild>
                </w:div>
                <w:div w:id="1881866876">
                  <w:marLeft w:val="0"/>
                  <w:marRight w:val="0"/>
                  <w:marTop w:val="0"/>
                  <w:marBottom w:val="0"/>
                  <w:divBdr>
                    <w:top w:val="none" w:sz="0" w:space="0" w:color="auto"/>
                    <w:left w:val="none" w:sz="0" w:space="0" w:color="auto"/>
                    <w:bottom w:val="none" w:sz="0" w:space="0" w:color="auto"/>
                    <w:right w:val="none" w:sz="0" w:space="0" w:color="auto"/>
                  </w:divBdr>
                  <w:divsChild>
                    <w:div w:id="51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1868">
          <w:marLeft w:val="0"/>
          <w:marRight w:val="0"/>
          <w:marTop w:val="0"/>
          <w:marBottom w:val="0"/>
          <w:divBdr>
            <w:top w:val="none" w:sz="0" w:space="0" w:color="auto"/>
            <w:left w:val="none" w:sz="0" w:space="0" w:color="auto"/>
            <w:bottom w:val="none" w:sz="0" w:space="0" w:color="auto"/>
            <w:right w:val="none" w:sz="0" w:space="0" w:color="auto"/>
          </w:divBdr>
        </w:div>
      </w:divsChild>
    </w:div>
    <w:div w:id="1543402732">
      <w:bodyDiv w:val="1"/>
      <w:marLeft w:val="0"/>
      <w:marRight w:val="0"/>
      <w:marTop w:val="0"/>
      <w:marBottom w:val="0"/>
      <w:divBdr>
        <w:top w:val="none" w:sz="0" w:space="0" w:color="auto"/>
        <w:left w:val="none" w:sz="0" w:space="0" w:color="auto"/>
        <w:bottom w:val="none" w:sz="0" w:space="0" w:color="auto"/>
        <w:right w:val="none" w:sz="0" w:space="0" w:color="auto"/>
      </w:divBdr>
      <w:divsChild>
        <w:div w:id="301274592">
          <w:marLeft w:val="0"/>
          <w:marRight w:val="0"/>
          <w:marTop w:val="0"/>
          <w:marBottom w:val="0"/>
          <w:divBdr>
            <w:top w:val="none" w:sz="0" w:space="0" w:color="auto"/>
            <w:left w:val="none" w:sz="0" w:space="0" w:color="auto"/>
            <w:bottom w:val="none" w:sz="0" w:space="0" w:color="auto"/>
            <w:right w:val="none" w:sz="0" w:space="0" w:color="auto"/>
          </w:divBdr>
          <w:divsChild>
            <w:div w:id="100535444">
              <w:marLeft w:val="0"/>
              <w:marRight w:val="0"/>
              <w:marTop w:val="0"/>
              <w:marBottom w:val="0"/>
              <w:divBdr>
                <w:top w:val="none" w:sz="0" w:space="0" w:color="auto"/>
                <w:left w:val="none" w:sz="0" w:space="0" w:color="auto"/>
                <w:bottom w:val="none" w:sz="0" w:space="0" w:color="auto"/>
                <w:right w:val="none" w:sz="0" w:space="0" w:color="auto"/>
              </w:divBdr>
            </w:div>
          </w:divsChild>
        </w:div>
        <w:div w:id="199980066">
          <w:marLeft w:val="0"/>
          <w:marRight w:val="0"/>
          <w:marTop w:val="0"/>
          <w:marBottom w:val="0"/>
          <w:divBdr>
            <w:top w:val="none" w:sz="0" w:space="0" w:color="auto"/>
            <w:left w:val="none" w:sz="0" w:space="0" w:color="auto"/>
            <w:bottom w:val="none" w:sz="0" w:space="0" w:color="auto"/>
            <w:right w:val="none" w:sz="0" w:space="0" w:color="auto"/>
          </w:divBdr>
          <w:divsChild>
            <w:div w:id="859128914">
              <w:marLeft w:val="0"/>
              <w:marRight w:val="0"/>
              <w:marTop w:val="0"/>
              <w:marBottom w:val="0"/>
              <w:divBdr>
                <w:top w:val="none" w:sz="0" w:space="0" w:color="auto"/>
                <w:left w:val="none" w:sz="0" w:space="0" w:color="auto"/>
                <w:bottom w:val="none" w:sz="0" w:space="0" w:color="auto"/>
                <w:right w:val="none" w:sz="0" w:space="0" w:color="auto"/>
              </w:divBdr>
            </w:div>
          </w:divsChild>
        </w:div>
        <w:div w:id="1965653332">
          <w:marLeft w:val="0"/>
          <w:marRight w:val="0"/>
          <w:marTop w:val="0"/>
          <w:marBottom w:val="0"/>
          <w:divBdr>
            <w:top w:val="none" w:sz="0" w:space="0" w:color="auto"/>
            <w:left w:val="none" w:sz="0" w:space="0" w:color="auto"/>
            <w:bottom w:val="none" w:sz="0" w:space="0" w:color="auto"/>
            <w:right w:val="none" w:sz="0" w:space="0" w:color="auto"/>
          </w:divBdr>
          <w:divsChild>
            <w:div w:id="1960988834">
              <w:marLeft w:val="0"/>
              <w:marRight w:val="0"/>
              <w:marTop w:val="0"/>
              <w:marBottom w:val="0"/>
              <w:divBdr>
                <w:top w:val="none" w:sz="0" w:space="0" w:color="auto"/>
                <w:left w:val="none" w:sz="0" w:space="0" w:color="auto"/>
                <w:bottom w:val="none" w:sz="0" w:space="0" w:color="auto"/>
                <w:right w:val="none" w:sz="0" w:space="0" w:color="auto"/>
              </w:divBdr>
            </w:div>
          </w:divsChild>
        </w:div>
        <w:div w:id="809860720">
          <w:marLeft w:val="0"/>
          <w:marRight w:val="0"/>
          <w:marTop w:val="0"/>
          <w:marBottom w:val="0"/>
          <w:divBdr>
            <w:top w:val="none" w:sz="0" w:space="0" w:color="auto"/>
            <w:left w:val="none" w:sz="0" w:space="0" w:color="auto"/>
            <w:bottom w:val="none" w:sz="0" w:space="0" w:color="auto"/>
            <w:right w:val="none" w:sz="0" w:space="0" w:color="auto"/>
          </w:divBdr>
          <w:divsChild>
            <w:div w:id="1035229475">
              <w:marLeft w:val="0"/>
              <w:marRight w:val="0"/>
              <w:marTop w:val="0"/>
              <w:marBottom w:val="0"/>
              <w:divBdr>
                <w:top w:val="none" w:sz="0" w:space="0" w:color="auto"/>
                <w:left w:val="none" w:sz="0" w:space="0" w:color="auto"/>
                <w:bottom w:val="none" w:sz="0" w:space="0" w:color="auto"/>
                <w:right w:val="none" w:sz="0" w:space="0" w:color="auto"/>
              </w:divBdr>
            </w:div>
          </w:divsChild>
        </w:div>
        <w:div w:id="776952560">
          <w:marLeft w:val="0"/>
          <w:marRight w:val="0"/>
          <w:marTop w:val="0"/>
          <w:marBottom w:val="0"/>
          <w:divBdr>
            <w:top w:val="none" w:sz="0" w:space="0" w:color="auto"/>
            <w:left w:val="none" w:sz="0" w:space="0" w:color="auto"/>
            <w:bottom w:val="none" w:sz="0" w:space="0" w:color="auto"/>
            <w:right w:val="none" w:sz="0" w:space="0" w:color="auto"/>
          </w:divBdr>
          <w:divsChild>
            <w:div w:id="1315136437">
              <w:marLeft w:val="0"/>
              <w:marRight w:val="0"/>
              <w:marTop w:val="0"/>
              <w:marBottom w:val="0"/>
              <w:divBdr>
                <w:top w:val="none" w:sz="0" w:space="0" w:color="auto"/>
                <w:left w:val="none" w:sz="0" w:space="0" w:color="auto"/>
                <w:bottom w:val="none" w:sz="0" w:space="0" w:color="auto"/>
                <w:right w:val="none" w:sz="0" w:space="0" w:color="auto"/>
              </w:divBdr>
            </w:div>
          </w:divsChild>
        </w:div>
        <w:div w:id="1660771788">
          <w:marLeft w:val="0"/>
          <w:marRight w:val="0"/>
          <w:marTop w:val="0"/>
          <w:marBottom w:val="0"/>
          <w:divBdr>
            <w:top w:val="none" w:sz="0" w:space="0" w:color="auto"/>
            <w:left w:val="none" w:sz="0" w:space="0" w:color="auto"/>
            <w:bottom w:val="none" w:sz="0" w:space="0" w:color="auto"/>
            <w:right w:val="none" w:sz="0" w:space="0" w:color="auto"/>
          </w:divBdr>
          <w:divsChild>
            <w:div w:id="1595675101">
              <w:marLeft w:val="0"/>
              <w:marRight w:val="0"/>
              <w:marTop w:val="0"/>
              <w:marBottom w:val="0"/>
              <w:divBdr>
                <w:top w:val="none" w:sz="0" w:space="0" w:color="auto"/>
                <w:left w:val="none" w:sz="0" w:space="0" w:color="auto"/>
                <w:bottom w:val="none" w:sz="0" w:space="0" w:color="auto"/>
                <w:right w:val="none" w:sz="0" w:space="0" w:color="auto"/>
              </w:divBdr>
            </w:div>
          </w:divsChild>
        </w:div>
        <w:div w:id="1687630858">
          <w:marLeft w:val="0"/>
          <w:marRight w:val="0"/>
          <w:marTop w:val="0"/>
          <w:marBottom w:val="0"/>
          <w:divBdr>
            <w:top w:val="none" w:sz="0" w:space="0" w:color="auto"/>
            <w:left w:val="none" w:sz="0" w:space="0" w:color="auto"/>
            <w:bottom w:val="none" w:sz="0" w:space="0" w:color="auto"/>
            <w:right w:val="none" w:sz="0" w:space="0" w:color="auto"/>
          </w:divBdr>
          <w:divsChild>
            <w:div w:id="2039502877">
              <w:marLeft w:val="0"/>
              <w:marRight w:val="0"/>
              <w:marTop w:val="0"/>
              <w:marBottom w:val="0"/>
              <w:divBdr>
                <w:top w:val="none" w:sz="0" w:space="0" w:color="auto"/>
                <w:left w:val="none" w:sz="0" w:space="0" w:color="auto"/>
                <w:bottom w:val="none" w:sz="0" w:space="0" w:color="auto"/>
                <w:right w:val="none" w:sz="0" w:space="0" w:color="auto"/>
              </w:divBdr>
            </w:div>
          </w:divsChild>
        </w:div>
        <w:div w:id="374433953">
          <w:marLeft w:val="0"/>
          <w:marRight w:val="0"/>
          <w:marTop w:val="0"/>
          <w:marBottom w:val="0"/>
          <w:divBdr>
            <w:top w:val="none" w:sz="0" w:space="0" w:color="auto"/>
            <w:left w:val="none" w:sz="0" w:space="0" w:color="auto"/>
            <w:bottom w:val="none" w:sz="0" w:space="0" w:color="auto"/>
            <w:right w:val="none" w:sz="0" w:space="0" w:color="auto"/>
          </w:divBdr>
          <w:divsChild>
            <w:div w:id="1961110508">
              <w:marLeft w:val="0"/>
              <w:marRight w:val="0"/>
              <w:marTop w:val="0"/>
              <w:marBottom w:val="0"/>
              <w:divBdr>
                <w:top w:val="none" w:sz="0" w:space="0" w:color="auto"/>
                <w:left w:val="none" w:sz="0" w:space="0" w:color="auto"/>
                <w:bottom w:val="none" w:sz="0" w:space="0" w:color="auto"/>
                <w:right w:val="none" w:sz="0" w:space="0" w:color="auto"/>
              </w:divBdr>
            </w:div>
          </w:divsChild>
        </w:div>
        <w:div w:id="222179009">
          <w:marLeft w:val="0"/>
          <w:marRight w:val="0"/>
          <w:marTop w:val="0"/>
          <w:marBottom w:val="0"/>
          <w:divBdr>
            <w:top w:val="none" w:sz="0" w:space="0" w:color="auto"/>
            <w:left w:val="none" w:sz="0" w:space="0" w:color="auto"/>
            <w:bottom w:val="none" w:sz="0" w:space="0" w:color="auto"/>
            <w:right w:val="none" w:sz="0" w:space="0" w:color="auto"/>
          </w:divBdr>
          <w:divsChild>
            <w:div w:id="445924714">
              <w:marLeft w:val="0"/>
              <w:marRight w:val="0"/>
              <w:marTop w:val="0"/>
              <w:marBottom w:val="0"/>
              <w:divBdr>
                <w:top w:val="none" w:sz="0" w:space="0" w:color="auto"/>
                <w:left w:val="none" w:sz="0" w:space="0" w:color="auto"/>
                <w:bottom w:val="none" w:sz="0" w:space="0" w:color="auto"/>
                <w:right w:val="none" w:sz="0" w:space="0" w:color="auto"/>
              </w:divBdr>
            </w:div>
          </w:divsChild>
        </w:div>
        <w:div w:id="790049701">
          <w:marLeft w:val="0"/>
          <w:marRight w:val="0"/>
          <w:marTop w:val="0"/>
          <w:marBottom w:val="0"/>
          <w:divBdr>
            <w:top w:val="none" w:sz="0" w:space="0" w:color="auto"/>
            <w:left w:val="none" w:sz="0" w:space="0" w:color="auto"/>
            <w:bottom w:val="none" w:sz="0" w:space="0" w:color="auto"/>
            <w:right w:val="none" w:sz="0" w:space="0" w:color="auto"/>
          </w:divBdr>
          <w:divsChild>
            <w:div w:id="1055348093">
              <w:marLeft w:val="0"/>
              <w:marRight w:val="0"/>
              <w:marTop w:val="0"/>
              <w:marBottom w:val="0"/>
              <w:divBdr>
                <w:top w:val="none" w:sz="0" w:space="0" w:color="auto"/>
                <w:left w:val="none" w:sz="0" w:space="0" w:color="auto"/>
                <w:bottom w:val="none" w:sz="0" w:space="0" w:color="auto"/>
                <w:right w:val="none" w:sz="0" w:space="0" w:color="auto"/>
              </w:divBdr>
            </w:div>
          </w:divsChild>
        </w:div>
        <w:div w:id="713693174">
          <w:marLeft w:val="0"/>
          <w:marRight w:val="0"/>
          <w:marTop w:val="0"/>
          <w:marBottom w:val="0"/>
          <w:divBdr>
            <w:top w:val="none" w:sz="0" w:space="0" w:color="auto"/>
            <w:left w:val="none" w:sz="0" w:space="0" w:color="auto"/>
            <w:bottom w:val="none" w:sz="0" w:space="0" w:color="auto"/>
            <w:right w:val="none" w:sz="0" w:space="0" w:color="auto"/>
          </w:divBdr>
          <w:divsChild>
            <w:div w:id="1257136186">
              <w:marLeft w:val="0"/>
              <w:marRight w:val="0"/>
              <w:marTop w:val="0"/>
              <w:marBottom w:val="0"/>
              <w:divBdr>
                <w:top w:val="none" w:sz="0" w:space="0" w:color="auto"/>
                <w:left w:val="none" w:sz="0" w:space="0" w:color="auto"/>
                <w:bottom w:val="none" w:sz="0" w:space="0" w:color="auto"/>
                <w:right w:val="none" w:sz="0" w:space="0" w:color="auto"/>
              </w:divBdr>
            </w:div>
          </w:divsChild>
        </w:div>
        <w:div w:id="36246310">
          <w:marLeft w:val="0"/>
          <w:marRight w:val="0"/>
          <w:marTop w:val="0"/>
          <w:marBottom w:val="0"/>
          <w:divBdr>
            <w:top w:val="none" w:sz="0" w:space="0" w:color="auto"/>
            <w:left w:val="none" w:sz="0" w:space="0" w:color="auto"/>
            <w:bottom w:val="none" w:sz="0" w:space="0" w:color="auto"/>
            <w:right w:val="none" w:sz="0" w:space="0" w:color="auto"/>
          </w:divBdr>
          <w:divsChild>
            <w:div w:id="1120296443">
              <w:marLeft w:val="0"/>
              <w:marRight w:val="0"/>
              <w:marTop w:val="0"/>
              <w:marBottom w:val="0"/>
              <w:divBdr>
                <w:top w:val="none" w:sz="0" w:space="0" w:color="auto"/>
                <w:left w:val="none" w:sz="0" w:space="0" w:color="auto"/>
                <w:bottom w:val="none" w:sz="0" w:space="0" w:color="auto"/>
                <w:right w:val="none" w:sz="0" w:space="0" w:color="auto"/>
              </w:divBdr>
            </w:div>
          </w:divsChild>
        </w:div>
        <w:div w:id="1136027260">
          <w:marLeft w:val="0"/>
          <w:marRight w:val="0"/>
          <w:marTop w:val="0"/>
          <w:marBottom w:val="0"/>
          <w:divBdr>
            <w:top w:val="none" w:sz="0" w:space="0" w:color="auto"/>
            <w:left w:val="none" w:sz="0" w:space="0" w:color="auto"/>
            <w:bottom w:val="none" w:sz="0" w:space="0" w:color="auto"/>
            <w:right w:val="none" w:sz="0" w:space="0" w:color="auto"/>
          </w:divBdr>
          <w:divsChild>
            <w:div w:id="495464560">
              <w:marLeft w:val="0"/>
              <w:marRight w:val="0"/>
              <w:marTop w:val="0"/>
              <w:marBottom w:val="0"/>
              <w:divBdr>
                <w:top w:val="none" w:sz="0" w:space="0" w:color="auto"/>
                <w:left w:val="none" w:sz="0" w:space="0" w:color="auto"/>
                <w:bottom w:val="none" w:sz="0" w:space="0" w:color="auto"/>
                <w:right w:val="none" w:sz="0" w:space="0" w:color="auto"/>
              </w:divBdr>
            </w:div>
          </w:divsChild>
        </w:div>
        <w:div w:id="1085036839">
          <w:marLeft w:val="0"/>
          <w:marRight w:val="0"/>
          <w:marTop w:val="0"/>
          <w:marBottom w:val="0"/>
          <w:divBdr>
            <w:top w:val="none" w:sz="0" w:space="0" w:color="auto"/>
            <w:left w:val="none" w:sz="0" w:space="0" w:color="auto"/>
            <w:bottom w:val="none" w:sz="0" w:space="0" w:color="auto"/>
            <w:right w:val="none" w:sz="0" w:space="0" w:color="auto"/>
          </w:divBdr>
          <w:divsChild>
            <w:div w:id="985671681">
              <w:marLeft w:val="0"/>
              <w:marRight w:val="0"/>
              <w:marTop w:val="0"/>
              <w:marBottom w:val="0"/>
              <w:divBdr>
                <w:top w:val="none" w:sz="0" w:space="0" w:color="auto"/>
                <w:left w:val="none" w:sz="0" w:space="0" w:color="auto"/>
                <w:bottom w:val="none" w:sz="0" w:space="0" w:color="auto"/>
                <w:right w:val="none" w:sz="0" w:space="0" w:color="auto"/>
              </w:divBdr>
            </w:div>
          </w:divsChild>
        </w:div>
        <w:div w:id="85882389">
          <w:marLeft w:val="0"/>
          <w:marRight w:val="0"/>
          <w:marTop w:val="0"/>
          <w:marBottom w:val="0"/>
          <w:divBdr>
            <w:top w:val="none" w:sz="0" w:space="0" w:color="auto"/>
            <w:left w:val="none" w:sz="0" w:space="0" w:color="auto"/>
            <w:bottom w:val="none" w:sz="0" w:space="0" w:color="auto"/>
            <w:right w:val="none" w:sz="0" w:space="0" w:color="auto"/>
          </w:divBdr>
          <w:divsChild>
            <w:div w:id="1220018386">
              <w:marLeft w:val="0"/>
              <w:marRight w:val="0"/>
              <w:marTop w:val="0"/>
              <w:marBottom w:val="0"/>
              <w:divBdr>
                <w:top w:val="none" w:sz="0" w:space="0" w:color="auto"/>
                <w:left w:val="none" w:sz="0" w:space="0" w:color="auto"/>
                <w:bottom w:val="none" w:sz="0" w:space="0" w:color="auto"/>
                <w:right w:val="none" w:sz="0" w:space="0" w:color="auto"/>
              </w:divBdr>
            </w:div>
          </w:divsChild>
        </w:div>
        <w:div w:id="1840654452">
          <w:marLeft w:val="0"/>
          <w:marRight w:val="0"/>
          <w:marTop w:val="0"/>
          <w:marBottom w:val="0"/>
          <w:divBdr>
            <w:top w:val="none" w:sz="0" w:space="0" w:color="auto"/>
            <w:left w:val="none" w:sz="0" w:space="0" w:color="auto"/>
            <w:bottom w:val="none" w:sz="0" w:space="0" w:color="auto"/>
            <w:right w:val="none" w:sz="0" w:space="0" w:color="auto"/>
          </w:divBdr>
          <w:divsChild>
            <w:div w:id="56997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5075">
      <w:bodyDiv w:val="1"/>
      <w:marLeft w:val="0"/>
      <w:marRight w:val="0"/>
      <w:marTop w:val="0"/>
      <w:marBottom w:val="0"/>
      <w:divBdr>
        <w:top w:val="none" w:sz="0" w:space="0" w:color="auto"/>
        <w:left w:val="none" w:sz="0" w:space="0" w:color="auto"/>
        <w:bottom w:val="none" w:sz="0" w:space="0" w:color="auto"/>
        <w:right w:val="none" w:sz="0" w:space="0" w:color="auto"/>
      </w:divBdr>
      <w:divsChild>
        <w:div w:id="1824272001">
          <w:marLeft w:val="0"/>
          <w:marRight w:val="0"/>
          <w:marTop w:val="0"/>
          <w:marBottom w:val="0"/>
          <w:divBdr>
            <w:top w:val="none" w:sz="0" w:space="0" w:color="auto"/>
            <w:left w:val="none" w:sz="0" w:space="0" w:color="auto"/>
            <w:bottom w:val="none" w:sz="0" w:space="0" w:color="auto"/>
            <w:right w:val="none" w:sz="0" w:space="0" w:color="auto"/>
          </w:divBdr>
        </w:div>
        <w:div w:id="467666363">
          <w:marLeft w:val="0"/>
          <w:marRight w:val="0"/>
          <w:marTop w:val="0"/>
          <w:marBottom w:val="0"/>
          <w:divBdr>
            <w:top w:val="none" w:sz="0" w:space="0" w:color="auto"/>
            <w:left w:val="none" w:sz="0" w:space="0" w:color="auto"/>
            <w:bottom w:val="none" w:sz="0" w:space="0" w:color="auto"/>
            <w:right w:val="none" w:sz="0" w:space="0" w:color="auto"/>
          </w:divBdr>
        </w:div>
      </w:divsChild>
    </w:div>
    <w:div w:id="1579098129">
      <w:bodyDiv w:val="1"/>
      <w:marLeft w:val="0"/>
      <w:marRight w:val="0"/>
      <w:marTop w:val="0"/>
      <w:marBottom w:val="0"/>
      <w:divBdr>
        <w:top w:val="none" w:sz="0" w:space="0" w:color="auto"/>
        <w:left w:val="none" w:sz="0" w:space="0" w:color="auto"/>
        <w:bottom w:val="none" w:sz="0" w:space="0" w:color="auto"/>
        <w:right w:val="none" w:sz="0" w:space="0" w:color="auto"/>
      </w:divBdr>
      <w:divsChild>
        <w:div w:id="10036619">
          <w:marLeft w:val="0"/>
          <w:marRight w:val="0"/>
          <w:marTop w:val="0"/>
          <w:marBottom w:val="0"/>
          <w:divBdr>
            <w:top w:val="none" w:sz="0" w:space="0" w:color="auto"/>
            <w:left w:val="none" w:sz="0" w:space="0" w:color="auto"/>
            <w:bottom w:val="none" w:sz="0" w:space="0" w:color="auto"/>
            <w:right w:val="none" w:sz="0" w:space="0" w:color="auto"/>
          </w:divBdr>
        </w:div>
      </w:divsChild>
    </w:div>
    <w:div w:id="1612857161">
      <w:bodyDiv w:val="1"/>
      <w:marLeft w:val="0"/>
      <w:marRight w:val="0"/>
      <w:marTop w:val="0"/>
      <w:marBottom w:val="0"/>
      <w:divBdr>
        <w:top w:val="none" w:sz="0" w:space="0" w:color="auto"/>
        <w:left w:val="none" w:sz="0" w:space="0" w:color="auto"/>
        <w:bottom w:val="none" w:sz="0" w:space="0" w:color="auto"/>
        <w:right w:val="none" w:sz="0" w:space="0" w:color="auto"/>
      </w:divBdr>
    </w:div>
    <w:div w:id="1619792978">
      <w:bodyDiv w:val="1"/>
      <w:marLeft w:val="0"/>
      <w:marRight w:val="0"/>
      <w:marTop w:val="0"/>
      <w:marBottom w:val="0"/>
      <w:divBdr>
        <w:top w:val="none" w:sz="0" w:space="0" w:color="auto"/>
        <w:left w:val="none" w:sz="0" w:space="0" w:color="auto"/>
        <w:bottom w:val="none" w:sz="0" w:space="0" w:color="auto"/>
        <w:right w:val="none" w:sz="0" w:space="0" w:color="auto"/>
      </w:divBdr>
    </w:div>
    <w:div w:id="1713726789">
      <w:bodyDiv w:val="1"/>
      <w:marLeft w:val="0"/>
      <w:marRight w:val="0"/>
      <w:marTop w:val="0"/>
      <w:marBottom w:val="0"/>
      <w:divBdr>
        <w:top w:val="none" w:sz="0" w:space="0" w:color="auto"/>
        <w:left w:val="none" w:sz="0" w:space="0" w:color="auto"/>
        <w:bottom w:val="none" w:sz="0" w:space="0" w:color="auto"/>
        <w:right w:val="none" w:sz="0" w:space="0" w:color="auto"/>
      </w:divBdr>
    </w:div>
    <w:div w:id="1726488342">
      <w:bodyDiv w:val="1"/>
      <w:marLeft w:val="0"/>
      <w:marRight w:val="0"/>
      <w:marTop w:val="0"/>
      <w:marBottom w:val="0"/>
      <w:divBdr>
        <w:top w:val="none" w:sz="0" w:space="0" w:color="auto"/>
        <w:left w:val="none" w:sz="0" w:space="0" w:color="auto"/>
        <w:bottom w:val="none" w:sz="0" w:space="0" w:color="auto"/>
        <w:right w:val="none" w:sz="0" w:space="0" w:color="auto"/>
      </w:divBdr>
    </w:div>
    <w:div w:id="1791974837">
      <w:bodyDiv w:val="1"/>
      <w:marLeft w:val="0"/>
      <w:marRight w:val="0"/>
      <w:marTop w:val="0"/>
      <w:marBottom w:val="0"/>
      <w:divBdr>
        <w:top w:val="none" w:sz="0" w:space="0" w:color="auto"/>
        <w:left w:val="none" w:sz="0" w:space="0" w:color="auto"/>
        <w:bottom w:val="none" w:sz="0" w:space="0" w:color="auto"/>
        <w:right w:val="none" w:sz="0" w:space="0" w:color="auto"/>
      </w:divBdr>
    </w:div>
    <w:div w:id="1806270048">
      <w:bodyDiv w:val="1"/>
      <w:marLeft w:val="0"/>
      <w:marRight w:val="0"/>
      <w:marTop w:val="0"/>
      <w:marBottom w:val="0"/>
      <w:divBdr>
        <w:top w:val="none" w:sz="0" w:space="0" w:color="auto"/>
        <w:left w:val="none" w:sz="0" w:space="0" w:color="auto"/>
        <w:bottom w:val="none" w:sz="0" w:space="0" w:color="auto"/>
        <w:right w:val="none" w:sz="0" w:space="0" w:color="auto"/>
      </w:divBdr>
    </w:div>
    <w:div w:id="1882982499">
      <w:bodyDiv w:val="1"/>
      <w:marLeft w:val="0"/>
      <w:marRight w:val="0"/>
      <w:marTop w:val="0"/>
      <w:marBottom w:val="0"/>
      <w:divBdr>
        <w:top w:val="none" w:sz="0" w:space="0" w:color="auto"/>
        <w:left w:val="none" w:sz="0" w:space="0" w:color="auto"/>
        <w:bottom w:val="none" w:sz="0" w:space="0" w:color="auto"/>
        <w:right w:val="none" w:sz="0" w:space="0" w:color="auto"/>
      </w:divBdr>
    </w:div>
    <w:div w:id="1982542397">
      <w:bodyDiv w:val="1"/>
      <w:marLeft w:val="0"/>
      <w:marRight w:val="0"/>
      <w:marTop w:val="0"/>
      <w:marBottom w:val="0"/>
      <w:divBdr>
        <w:top w:val="none" w:sz="0" w:space="0" w:color="auto"/>
        <w:left w:val="none" w:sz="0" w:space="0" w:color="auto"/>
        <w:bottom w:val="none" w:sz="0" w:space="0" w:color="auto"/>
        <w:right w:val="none" w:sz="0" w:space="0" w:color="auto"/>
      </w:divBdr>
      <w:divsChild>
        <w:div w:id="1215235332">
          <w:marLeft w:val="0"/>
          <w:marRight w:val="0"/>
          <w:marTop w:val="0"/>
          <w:marBottom w:val="0"/>
          <w:divBdr>
            <w:top w:val="none" w:sz="0" w:space="0" w:color="auto"/>
            <w:left w:val="none" w:sz="0" w:space="0" w:color="auto"/>
            <w:bottom w:val="none" w:sz="0" w:space="0" w:color="auto"/>
            <w:right w:val="none" w:sz="0" w:space="0" w:color="auto"/>
          </w:divBdr>
        </w:div>
      </w:divsChild>
    </w:div>
    <w:div w:id="2033649377">
      <w:bodyDiv w:val="1"/>
      <w:marLeft w:val="0"/>
      <w:marRight w:val="0"/>
      <w:marTop w:val="0"/>
      <w:marBottom w:val="0"/>
      <w:divBdr>
        <w:top w:val="none" w:sz="0" w:space="0" w:color="auto"/>
        <w:left w:val="none" w:sz="0" w:space="0" w:color="auto"/>
        <w:bottom w:val="none" w:sz="0" w:space="0" w:color="auto"/>
        <w:right w:val="none" w:sz="0" w:space="0" w:color="auto"/>
      </w:divBdr>
      <w:divsChild>
        <w:div w:id="539125887">
          <w:marLeft w:val="0"/>
          <w:marRight w:val="0"/>
          <w:marTop w:val="0"/>
          <w:marBottom w:val="0"/>
          <w:divBdr>
            <w:top w:val="none" w:sz="0" w:space="0" w:color="auto"/>
            <w:left w:val="none" w:sz="0" w:space="0" w:color="auto"/>
            <w:bottom w:val="none" w:sz="0" w:space="0" w:color="auto"/>
            <w:right w:val="none" w:sz="0" w:space="0" w:color="auto"/>
          </w:divBdr>
        </w:div>
      </w:divsChild>
    </w:div>
    <w:div w:id="2073191787">
      <w:bodyDiv w:val="1"/>
      <w:marLeft w:val="0"/>
      <w:marRight w:val="0"/>
      <w:marTop w:val="0"/>
      <w:marBottom w:val="0"/>
      <w:divBdr>
        <w:top w:val="none" w:sz="0" w:space="0" w:color="auto"/>
        <w:left w:val="none" w:sz="0" w:space="0" w:color="auto"/>
        <w:bottom w:val="none" w:sz="0" w:space="0" w:color="auto"/>
        <w:right w:val="none" w:sz="0" w:space="0" w:color="auto"/>
      </w:divBdr>
    </w:div>
    <w:div w:id="2141457020">
      <w:bodyDiv w:val="1"/>
      <w:marLeft w:val="0"/>
      <w:marRight w:val="0"/>
      <w:marTop w:val="0"/>
      <w:marBottom w:val="0"/>
      <w:divBdr>
        <w:top w:val="none" w:sz="0" w:space="0" w:color="auto"/>
        <w:left w:val="none" w:sz="0" w:space="0" w:color="auto"/>
        <w:bottom w:val="none" w:sz="0" w:space="0" w:color="auto"/>
        <w:right w:val="none" w:sz="0" w:space="0" w:color="auto"/>
      </w:divBdr>
    </w:div>
    <w:div w:id="2142459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7AB6B3928D2D45B5187B5A9E6C2BC8" ma:contentTypeVersion="17" ma:contentTypeDescription="Create a new document." ma:contentTypeScope="" ma:versionID="28c0a5e8f0f1ba8926802e1a7d5494f0">
  <xsd:schema xmlns:xsd="http://www.w3.org/2001/XMLSchema" xmlns:xs="http://www.w3.org/2001/XMLSchema" xmlns:p="http://schemas.microsoft.com/office/2006/metadata/properties" xmlns:ns2="83482ceb-ae97-4407-8004-310e907355a3" xmlns:ns3="45d48e91-86f4-4e3a-9fc3-a1f5bbc22a71" targetNamespace="http://schemas.microsoft.com/office/2006/metadata/properties" ma:root="true" ma:fieldsID="7badff2ad077148f062789bd5f42f437" ns2:_="" ns3:_="">
    <xsd:import namespace="83482ceb-ae97-4407-8004-310e907355a3"/>
    <xsd:import namespace="45d48e91-86f4-4e3a-9fc3-a1f5bbc22a7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82ceb-ae97-4407-8004-310e90735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fee87b8-2695-4cea-96c9-c1c286990d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d48e91-86f4-4e3a-9fc3-a1f5bbc22a71"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0ff49dfd-470d-4d5b-9f8d-e2f74beacc10}" ma:internalName="TaxCatchAll" ma:showField="CatchAllData" ma:web="45d48e91-86f4-4e3a-9fc3-a1f5bbc22a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482ceb-ae97-4407-8004-310e907355a3">
      <Terms xmlns="http://schemas.microsoft.com/office/infopath/2007/PartnerControls"/>
    </lcf76f155ced4ddcb4097134ff3c332f>
    <TaxCatchAll xmlns="45d48e91-86f4-4e3a-9fc3-a1f5bbc22a7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FDCE92-EE08-4290-A9AA-50D6742A51B1}"/>
</file>

<file path=customXml/itemProps2.xml><?xml version="1.0" encoding="utf-8"?>
<ds:datastoreItem xmlns:ds="http://schemas.openxmlformats.org/officeDocument/2006/customXml" ds:itemID="{9B03979F-6013-4699-A0C5-F608BF257388}">
  <ds:schemaRefs>
    <ds:schemaRef ds:uri="http://schemas.microsoft.com/office/2006/metadata/properties"/>
    <ds:schemaRef ds:uri="http://schemas.microsoft.com/office/infopath/2007/PartnerControls"/>
    <ds:schemaRef ds:uri="54b0264b-4e5f-4118-a014-9388ecbdada8"/>
    <ds:schemaRef ds:uri="27224c22-6f36-4f62-a962-b2be80a52b77"/>
  </ds:schemaRefs>
</ds:datastoreItem>
</file>

<file path=customXml/itemProps3.xml><?xml version="1.0" encoding="utf-8"?>
<ds:datastoreItem xmlns:ds="http://schemas.openxmlformats.org/officeDocument/2006/customXml" ds:itemID="{969E0CA6-E029-421F-A5F6-443260D48A61}">
  <ds:schemaRefs>
    <ds:schemaRef ds:uri="http://schemas.openxmlformats.org/officeDocument/2006/bibliography"/>
  </ds:schemaRefs>
</ds:datastoreItem>
</file>

<file path=customXml/itemProps4.xml><?xml version="1.0" encoding="utf-8"?>
<ds:datastoreItem xmlns:ds="http://schemas.openxmlformats.org/officeDocument/2006/customXml" ds:itemID="{FDB5569A-6C70-4BEE-9115-F96F6A1D91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1572</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Michelman</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Harris</dc:creator>
  <cp:keywords/>
  <dc:description/>
  <cp:lastModifiedBy>Ivan Ceriani</cp:lastModifiedBy>
  <cp:revision>138</cp:revision>
  <cp:lastPrinted>2025-04-15T12:06:00Z</cp:lastPrinted>
  <dcterms:created xsi:type="dcterms:W3CDTF">2025-04-17T13:40:00Z</dcterms:created>
  <dcterms:modified xsi:type="dcterms:W3CDTF">2026-07-07T12:46:00Z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0x010100D97AB6B3928D2D45B5187B5A9E6C2BC8</vt:lpwstr>
  </property>
</Properties>
</file>